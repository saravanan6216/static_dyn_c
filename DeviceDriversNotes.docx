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DB37F8C" w14:paraId="5E5787A5" wp14:textId="7C57F91D">
      <w:pPr>
        <w:rPr>
          <w:b w:val="1"/>
          <w:bCs w:val="1"/>
          <w:color w:val="FF0000"/>
          <w:sz w:val="56"/>
          <w:szCs w:val="56"/>
        </w:rPr>
      </w:pPr>
      <w:bookmarkStart w:name="_GoBack" w:id="0"/>
      <w:bookmarkEnd w:id="0"/>
      <w:r w:rsidRPr="5DB37F8C" w:rsidR="46218664">
        <w:rPr>
          <w:b w:val="1"/>
          <w:bCs w:val="1"/>
          <w:color w:val="FF0000"/>
          <w:sz w:val="52"/>
          <w:szCs w:val="52"/>
        </w:rPr>
        <w:t>Day – 1</w:t>
      </w:r>
    </w:p>
    <w:p w:rsidR="756FBAA9" w:rsidP="5DB37F8C" w:rsidRDefault="756FBAA9" w14:paraId="68409F05" w14:textId="1E8EED56">
      <w:pPr>
        <w:pStyle w:val="Normal"/>
      </w:pPr>
      <w:r w:rsidR="756FBAA9">
        <w:rPr/>
        <w:t>gcc -E hello.c -o hello.i</w:t>
      </w:r>
    </w:p>
    <w:p w:rsidR="756FBAA9" w:rsidP="5DB37F8C" w:rsidRDefault="756FBAA9" w14:paraId="0EA475FC" w14:textId="75DAA1CC">
      <w:pPr>
        <w:pStyle w:val="Normal"/>
      </w:pPr>
      <w:r w:rsidR="756FBAA9">
        <w:rPr/>
        <w:t>gcc -S hello.c -o hello.s</w:t>
      </w:r>
    </w:p>
    <w:p w:rsidR="756FBAA9" w:rsidP="5DB37F8C" w:rsidRDefault="756FBAA9" w14:paraId="39B0F085" w14:textId="72B47CB8">
      <w:pPr>
        <w:pStyle w:val="Normal"/>
      </w:pPr>
      <w:r w:rsidR="756FBAA9">
        <w:rPr/>
        <w:t>gcc -C hello.s -o hello.o</w:t>
      </w:r>
    </w:p>
    <w:p w:rsidR="5DB37F8C" w:rsidP="5DB37F8C" w:rsidRDefault="5DB37F8C" w14:paraId="00E7E1F9" w14:textId="5A171ACD">
      <w:pPr>
        <w:pStyle w:val="Normal"/>
      </w:pPr>
    </w:p>
    <w:p w:rsidR="756FBAA9" w:rsidP="5DB37F8C" w:rsidRDefault="756FBAA9" w14:paraId="1B169919" w14:textId="19DCC5E9">
      <w:pPr>
        <w:pStyle w:val="Normal"/>
      </w:pPr>
      <w:r w:rsidRPr="5DB37F8C" w:rsidR="756FBAA9">
        <w:rPr>
          <w:b w:val="1"/>
          <w:bCs w:val="1"/>
        </w:rPr>
        <w:t xml:space="preserve">RBL- </w:t>
      </w:r>
      <w:proofErr w:type="gramStart"/>
      <w:r w:rsidRPr="5DB37F8C" w:rsidR="756FBAA9">
        <w:rPr>
          <w:b w:val="1"/>
          <w:bCs w:val="1"/>
        </w:rPr>
        <w:t>ROM :</w:t>
      </w:r>
      <w:proofErr w:type="gramEnd"/>
      <w:r w:rsidRPr="5DB37F8C" w:rsidR="756FBAA9">
        <w:rPr>
          <w:b w:val="1"/>
          <w:bCs w:val="1"/>
        </w:rPr>
        <w:t xml:space="preserve"> </w:t>
      </w:r>
      <w:r>
        <w:tab/>
      </w:r>
      <w:r w:rsidR="756FBAA9">
        <w:rPr/>
        <w:t xml:space="preserve">First </w:t>
      </w:r>
      <w:proofErr w:type="spellStart"/>
      <w:r w:rsidR="756FBAA9">
        <w:rPr/>
        <w:t>Peice</w:t>
      </w:r>
      <w:proofErr w:type="spellEnd"/>
      <w:r w:rsidR="756FBAA9">
        <w:rPr/>
        <w:t xml:space="preserve"> of code to run on the SOC when </w:t>
      </w:r>
      <w:proofErr w:type="spellStart"/>
      <w:r w:rsidR="756FBAA9">
        <w:rPr/>
        <w:t>poweron</w:t>
      </w:r>
      <w:proofErr w:type="spellEnd"/>
      <w:r w:rsidR="756FBAA9">
        <w:rPr/>
        <w:t xml:space="preserve">. </w:t>
      </w:r>
      <w:proofErr w:type="gramStart"/>
      <w:r w:rsidR="756FBAA9">
        <w:rPr/>
        <w:t>Its</w:t>
      </w:r>
      <w:proofErr w:type="gramEnd"/>
      <w:r w:rsidR="756FBAA9">
        <w:rPr/>
        <w:t xml:space="preserve"> written by </w:t>
      </w:r>
      <w:proofErr w:type="spellStart"/>
      <w:r w:rsidR="756FBAA9">
        <w:rPr/>
        <w:t>venodr</w:t>
      </w:r>
      <w:proofErr w:type="spellEnd"/>
      <w:r w:rsidR="756FBAA9">
        <w:rPr/>
        <w:t xml:space="preserve">. </w:t>
      </w:r>
      <w:proofErr w:type="spellStart"/>
      <w:r w:rsidR="756FBAA9">
        <w:rPr/>
        <w:t>Eg:TI</w:t>
      </w:r>
      <w:proofErr w:type="spellEnd"/>
    </w:p>
    <w:p w:rsidR="756FBAA9" w:rsidP="5DB37F8C" w:rsidRDefault="756FBAA9" w14:paraId="7483369E" w14:textId="1BDA7DF9">
      <w:pPr>
        <w:pStyle w:val="Normal"/>
      </w:pPr>
      <w:r w:rsidR="756FBAA9">
        <w:rPr/>
        <w:t xml:space="preserve">   </w:t>
      </w:r>
      <w:r>
        <w:tab/>
      </w:r>
      <w:r w:rsidR="756FBAA9">
        <w:rPr/>
        <w:t xml:space="preserve">you </w:t>
      </w:r>
      <w:proofErr w:type="spellStart"/>
      <w:r w:rsidR="756FBAA9">
        <w:rPr/>
        <w:t>dont</w:t>
      </w:r>
      <w:proofErr w:type="spellEnd"/>
      <w:r w:rsidR="756FBAA9">
        <w:rPr/>
        <w:t xml:space="preserve"> get source of </w:t>
      </w:r>
      <w:proofErr w:type="gramStart"/>
      <w:r w:rsidR="756FBAA9">
        <w:rPr/>
        <w:t>this .</w:t>
      </w:r>
      <w:proofErr w:type="gramEnd"/>
      <w:r w:rsidR="756FBAA9">
        <w:rPr/>
        <w:t xml:space="preserve"> very </w:t>
      </w:r>
      <w:proofErr w:type="spellStart"/>
      <w:r w:rsidR="756FBAA9">
        <w:rPr/>
        <w:t>thiny</w:t>
      </w:r>
      <w:proofErr w:type="spellEnd"/>
      <w:r w:rsidR="756FBAA9">
        <w:rPr/>
        <w:t xml:space="preserve"> .Limited functionality.</w:t>
      </w:r>
    </w:p>
    <w:p w:rsidR="756FBAA9" w:rsidP="5DB37F8C" w:rsidRDefault="756FBAA9" w14:paraId="5DFF2EE6" w14:textId="6217B7E2">
      <w:pPr>
        <w:pStyle w:val="Normal"/>
      </w:pPr>
      <w:r w:rsidR="756FBAA9">
        <w:rPr/>
        <w:t xml:space="preserve">  </w:t>
      </w:r>
      <w:r>
        <w:tab/>
      </w:r>
      <w:r w:rsidR="756FBAA9">
        <w:rPr/>
        <w:t xml:space="preserve"> Its role is </w:t>
      </w:r>
      <w:proofErr w:type="gramStart"/>
      <w:r w:rsidR="756FBAA9">
        <w:rPr/>
        <w:t>load</w:t>
      </w:r>
      <w:proofErr w:type="gramEnd"/>
      <w:r w:rsidR="756FBAA9">
        <w:rPr/>
        <w:t xml:space="preserve"> primary boot loader .</w:t>
      </w:r>
      <w:proofErr w:type="spellStart"/>
      <w:r w:rsidR="756FBAA9">
        <w:rPr/>
        <w:t>Eg:SPL</w:t>
      </w:r>
      <w:proofErr w:type="spellEnd"/>
      <w:r w:rsidR="756FBAA9">
        <w:rPr/>
        <w:t>/</w:t>
      </w:r>
      <w:proofErr w:type="gramStart"/>
      <w:r w:rsidR="756FBAA9">
        <w:rPr/>
        <w:t>MLO(</w:t>
      </w:r>
      <w:proofErr w:type="gramEnd"/>
      <w:r w:rsidR="756FBAA9">
        <w:rPr/>
        <w:t>Secondary program loader/Memory loader)</w:t>
      </w:r>
    </w:p>
    <w:p w:rsidR="756FBAA9" w:rsidP="5DB37F8C" w:rsidRDefault="756FBAA9" w14:paraId="7BA2360C" w14:textId="046E27E5">
      <w:pPr>
        <w:pStyle w:val="Normal"/>
      </w:pPr>
      <w:r w:rsidR="756FBAA9">
        <w:rPr/>
        <w:t xml:space="preserve">  </w:t>
      </w:r>
    </w:p>
    <w:p w:rsidR="756FBAA9" w:rsidP="5DB37F8C" w:rsidRDefault="756FBAA9" w14:paraId="4533BC27" w14:textId="23C2EBA3">
      <w:pPr>
        <w:pStyle w:val="ListParagraph"/>
        <w:numPr>
          <w:ilvl w:val="0"/>
          <w:numId w:val="1"/>
        </w:numPr>
        <w:rPr/>
      </w:pPr>
      <w:r w:rsidR="756FBAA9">
        <w:rPr/>
        <w:t>SPL/MLO -</w:t>
      </w:r>
      <w:proofErr w:type="gramStart"/>
      <w:r w:rsidR="756FBAA9">
        <w:rPr/>
        <w:t>SRAM :</w:t>
      </w:r>
      <w:proofErr w:type="gramEnd"/>
      <w:r w:rsidR="756FBAA9">
        <w:rPr/>
        <w:t xml:space="preserve"> Load and execute third stage bootloader </w:t>
      </w:r>
      <w:proofErr w:type="spellStart"/>
      <w:r w:rsidR="756FBAA9">
        <w:rPr/>
        <w:t>eg:u-boot</w:t>
      </w:r>
      <w:proofErr w:type="spellEnd"/>
    </w:p>
    <w:p w:rsidR="756FBAA9" w:rsidP="5DB37F8C" w:rsidRDefault="756FBAA9" w14:paraId="3AC0A810" w14:textId="75CB299A">
      <w:pPr>
        <w:pStyle w:val="ListParagraph"/>
        <w:numPr>
          <w:ilvl w:val="0"/>
          <w:numId w:val="1"/>
        </w:numPr>
        <w:rPr/>
      </w:pPr>
      <w:r w:rsidR="756FBAA9">
        <w:rPr/>
        <w:t xml:space="preserve">U-boot - DDR: load and </w:t>
      </w:r>
      <w:proofErr w:type="spellStart"/>
      <w:r w:rsidR="756FBAA9">
        <w:rPr/>
        <w:t>execcute</w:t>
      </w:r>
      <w:proofErr w:type="spellEnd"/>
      <w:r w:rsidR="756FBAA9">
        <w:rPr/>
        <w:t xml:space="preserve"> </w:t>
      </w:r>
      <w:proofErr w:type="spellStart"/>
      <w:r w:rsidR="756FBAA9">
        <w:rPr/>
        <w:t>linux</w:t>
      </w:r>
      <w:proofErr w:type="spellEnd"/>
      <w:r w:rsidR="756FBAA9">
        <w:rPr/>
        <w:t xml:space="preserve"> kernel from the DDR memory</w:t>
      </w:r>
    </w:p>
    <w:p w:rsidR="756FBAA9" w:rsidP="5DB37F8C" w:rsidRDefault="756FBAA9" w14:paraId="7D0FB94F" w14:textId="5ED7A533">
      <w:pPr>
        <w:pStyle w:val="ListParagraph"/>
        <w:numPr>
          <w:ilvl w:val="0"/>
          <w:numId w:val="1"/>
        </w:numPr>
        <w:rPr/>
      </w:pPr>
      <w:r w:rsidR="756FBAA9">
        <w:rPr/>
        <w:t xml:space="preserve">kernel - DDR </w:t>
      </w:r>
    </w:p>
    <w:p w:rsidR="756FBAA9" w:rsidP="5DB37F8C" w:rsidRDefault="756FBAA9" w14:paraId="6EC8CB72" w14:textId="2FF6C737">
      <w:pPr>
        <w:pStyle w:val="ListParagraph"/>
        <w:numPr>
          <w:ilvl w:val="0"/>
          <w:numId w:val="1"/>
        </w:numPr>
        <w:rPr/>
      </w:pPr>
      <w:r w:rsidR="756FBAA9">
        <w:rPr/>
        <w:t xml:space="preserve">rootfs </w:t>
      </w:r>
    </w:p>
    <w:p w:rsidR="756FBAA9" w:rsidP="5DB37F8C" w:rsidRDefault="756FBAA9" w14:paraId="0E212C37" w14:textId="3E37CCE4">
      <w:pPr>
        <w:pStyle w:val="Normal"/>
        <w:rPr>
          <w:b w:val="1"/>
          <w:bCs w:val="1"/>
          <w:u w:val="single"/>
        </w:rPr>
      </w:pPr>
      <w:r w:rsidRPr="5DB37F8C" w:rsidR="756FBAA9">
        <w:rPr>
          <w:b w:val="1"/>
          <w:bCs w:val="1"/>
          <w:u w:val="single"/>
        </w:rPr>
        <w:t>General Embedded System Arch</w:t>
      </w:r>
    </w:p>
    <w:p w:rsidR="756FBAA9" w:rsidP="5DB37F8C" w:rsidRDefault="756FBAA9" w14:paraId="4FF39FAF" w14:textId="701C7835">
      <w:pPr>
        <w:pStyle w:val="Normal"/>
        <w:jc w:val="center"/>
      </w:pPr>
      <w:r w:rsidR="756FBAA9">
        <w:rPr/>
        <w:t>---------------</w:t>
      </w:r>
    </w:p>
    <w:p w:rsidR="756FBAA9" w:rsidP="5DB37F8C" w:rsidRDefault="756FBAA9" w14:paraId="3DB1CA24" w14:textId="48E565BA">
      <w:pPr>
        <w:pStyle w:val="Normal"/>
        <w:jc w:val="center"/>
      </w:pPr>
      <w:r w:rsidR="756FBAA9">
        <w:rPr/>
        <w:t>Application</w:t>
      </w:r>
    </w:p>
    <w:p w:rsidR="756FBAA9" w:rsidP="5DB37F8C" w:rsidRDefault="756FBAA9" w14:paraId="6DF7FC6C" w14:textId="6F577B94">
      <w:pPr>
        <w:pStyle w:val="Normal"/>
        <w:jc w:val="center"/>
      </w:pPr>
      <w:r w:rsidR="756FBAA9">
        <w:rPr/>
        <w:t>----------------</w:t>
      </w:r>
    </w:p>
    <w:p w:rsidR="756FBAA9" w:rsidP="5DB37F8C" w:rsidRDefault="756FBAA9" w14:paraId="57EF7D55" w14:textId="1EF34859">
      <w:pPr>
        <w:pStyle w:val="Normal"/>
        <w:jc w:val="center"/>
      </w:pPr>
      <w:r w:rsidR="756FBAA9">
        <w:rPr/>
        <w:t>Stack</w:t>
      </w:r>
    </w:p>
    <w:p w:rsidR="756FBAA9" w:rsidP="5DB37F8C" w:rsidRDefault="756FBAA9" w14:paraId="6F08F49A" w14:textId="145483EC">
      <w:pPr>
        <w:pStyle w:val="Normal"/>
        <w:jc w:val="center"/>
      </w:pPr>
      <w:r w:rsidR="756FBAA9">
        <w:rPr/>
        <w:t>----------------</w:t>
      </w:r>
    </w:p>
    <w:p w:rsidR="756FBAA9" w:rsidP="5DB37F8C" w:rsidRDefault="756FBAA9" w14:paraId="72E2A6D8" w14:textId="093D18D9">
      <w:pPr>
        <w:pStyle w:val="Normal"/>
        <w:jc w:val="center"/>
      </w:pPr>
      <w:r w:rsidR="756FBAA9">
        <w:rPr/>
        <w:t>OS &amp; Drivers</w:t>
      </w:r>
    </w:p>
    <w:p w:rsidR="756FBAA9" w:rsidP="5DB37F8C" w:rsidRDefault="756FBAA9" w14:paraId="08604456" w14:textId="55CDD6AA">
      <w:pPr>
        <w:pStyle w:val="Normal"/>
        <w:jc w:val="center"/>
      </w:pPr>
      <w:r w:rsidR="756FBAA9">
        <w:rPr/>
        <w:t>----------------</w:t>
      </w:r>
    </w:p>
    <w:p w:rsidR="756FBAA9" w:rsidP="5DB37F8C" w:rsidRDefault="756FBAA9" w14:paraId="4C7BC32A" w14:textId="34930B22">
      <w:pPr>
        <w:pStyle w:val="Normal"/>
        <w:jc w:val="center"/>
      </w:pPr>
      <w:r w:rsidR="756FBAA9">
        <w:rPr/>
        <w:t>Hardware</w:t>
      </w:r>
    </w:p>
    <w:p w:rsidR="756FBAA9" w:rsidP="5DB37F8C" w:rsidRDefault="756FBAA9" w14:paraId="7D82CA3D" w14:textId="1748D873">
      <w:pPr>
        <w:pStyle w:val="Normal"/>
        <w:jc w:val="center"/>
      </w:pPr>
      <w:r w:rsidR="756FBAA9">
        <w:rPr/>
        <w:t>----------------</w:t>
      </w:r>
    </w:p>
    <w:p w:rsidR="756FBAA9" w:rsidP="5DB37F8C" w:rsidRDefault="756FBAA9" w14:paraId="55AEF72C" w14:textId="4CF8A86A">
      <w:pPr>
        <w:pStyle w:val="Normal"/>
        <w:rPr>
          <w:b w:val="1"/>
          <w:bCs w:val="1"/>
          <w:u w:val="single"/>
        </w:rPr>
      </w:pPr>
      <w:r w:rsidRPr="5DB37F8C" w:rsidR="756FBAA9">
        <w:rPr>
          <w:b w:val="1"/>
          <w:bCs w:val="1"/>
          <w:u w:val="single"/>
        </w:rPr>
        <w:t>Embedded System Components</w:t>
      </w:r>
    </w:p>
    <w:p w:rsidR="756FBAA9" w:rsidP="5DB37F8C" w:rsidRDefault="756FBAA9" w14:paraId="07F00FC3" w14:textId="30EC0723">
      <w:pPr>
        <w:pStyle w:val="Normal"/>
      </w:pPr>
      <w:r w:rsidR="756FBAA9">
        <w:rPr/>
        <w:t xml:space="preserve">- Hardware </w:t>
      </w:r>
    </w:p>
    <w:p w:rsidR="756FBAA9" w:rsidP="5DB37F8C" w:rsidRDefault="756FBAA9" w14:paraId="6F51A76A" w14:textId="2101C0E8">
      <w:pPr>
        <w:pStyle w:val="Normal"/>
      </w:pPr>
      <w:r w:rsidR="756FBAA9">
        <w:rPr/>
        <w:t>- Toolchain</w:t>
      </w:r>
    </w:p>
    <w:p w:rsidR="756FBAA9" w:rsidP="5DB37F8C" w:rsidRDefault="756FBAA9" w14:paraId="0D8F3901" w14:textId="69FA9BD5">
      <w:pPr>
        <w:pStyle w:val="Normal"/>
      </w:pPr>
      <w:r w:rsidR="756FBAA9">
        <w:rPr/>
        <w:t>- Bootloader</w:t>
      </w:r>
    </w:p>
    <w:p w:rsidR="756FBAA9" w:rsidP="5DB37F8C" w:rsidRDefault="756FBAA9" w14:paraId="4D77D731" w14:textId="442E6F37">
      <w:pPr>
        <w:pStyle w:val="Normal"/>
      </w:pPr>
      <w:r w:rsidR="756FBAA9">
        <w:rPr/>
        <w:t>- Kernel</w:t>
      </w:r>
    </w:p>
    <w:p w:rsidR="756FBAA9" w:rsidP="5DB37F8C" w:rsidRDefault="756FBAA9" w14:paraId="40D303A4" w14:textId="3F9A8D66">
      <w:pPr>
        <w:pStyle w:val="Normal"/>
      </w:pPr>
      <w:r w:rsidR="756FBAA9">
        <w:rPr/>
        <w:t>- Root File System</w:t>
      </w:r>
    </w:p>
    <w:p w:rsidR="756FBAA9" w:rsidP="5DB37F8C" w:rsidRDefault="756FBAA9" w14:paraId="2D09BFA5" w14:textId="3B96AF8A">
      <w:pPr>
        <w:pStyle w:val="Normal"/>
      </w:pPr>
      <w:r w:rsidR="756FBAA9">
        <w:rPr/>
        <w:t>- Embedded Application Development</w:t>
      </w:r>
      <w:r>
        <w:tab/>
      </w:r>
    </w:p>
    <w:p w:rsidR="5DB37F8C" w:rsidP="5DB37F8C" w:rsidRDefault="5DB37F8C" w14:paraId="3BFD9148" w14:textId="5CBD6B06">
      <w:pPr>
        <w:pStyle w:val="Normal"/>
      </w:pPr>
    </w:p>
    <w:p w:rsidR="756FBAA9" w:rsidP="5DB37F8C" w:rsidRDefault="756FBAA9" w14:paraId="1B69F7BE" w14:textId="17901D34">
      <w:pPr>
        <w:pStyle w:val="Normal"/>
      </w:pPr>
      <w:r w:rsidR="756FBAA9">
        <w:rPr/>
        <w:t>Hardware:</w:t>
      </w:r>
    </w:p>
    <w:p w:rsidR="756FBAA9" w:rsidP="5DB37F8C" w:rsidRDefault="756FBAA9" w14:paraId="647C8BD9" w14:textId="64B94D28">
      <w:pPr>
        <w:pStyle w:val="Normal"/>
      </w:pPr>
      <w:r w:rsidR="756FBAA9">
        <w:rPr/>
        <w:t>Product:</w:t>
      </w:r>
    </w:p>
    <w:p w:rsidR="756FBAA9" w:rsidP="5DB37F8C" w:rsidRDefault="756FBAA9" w14:paraId="418E70A9" w14:textId="47C39D55">
      <w:pPr>
        <w:pStyle w:val="Normal"/>
      </w:pPr>
      <w:r w:rsidR="756FBAA9">
        <w:rPr/>
        <w:t xml:space="preserve">Board: </w:t>
      </w:r>
      <w:r>
        <w:tab/>
      </w:r>
      <w:r>
        <w:tab/>
      </w:r>
      <w:r w:rsidR="756FBAA9">
        <w:rPr/>
        <w:t xml:space="preserve">Beagle Bone </w:t>
      </w:r>
    </w:p>
    <w:p w:rsidR="756FBAA9" w:rsidP="5DB37F8C" w:rsidRDefault="756FBAA9" w14:paraId="1BEA9B2F" w14:textId="5CE457B9">
      <w:pPr>
        <w:pStyle w:val="Normal"/>
      </w:pPr>
      <w:r w:rsidR="756FBAA9">
        <w:rPr/>
        <w:t xml:space="preserve">SOC: </w:t>
      </w:r>
      <w:r>
        <w:tab/>
      </w:r>
      <w:r>
        <w:tab/>
      </w:r>
      <w:r w:rsidR="756FBAA9">
        <w:rPr/>
        <w:t>TI-AM335x</w:t>
      </w:r>
    </w:p>
    <w:p w:rsidR="756FBAA9" w:rsidP="5DB37F8C" w:rsidRDefault="756FBAA9" w14:paraId="7A65569D" w14:textId="72DFA00E">
      <w:pPr>
        <w:pStyle w:val="Normal"/>
      </w:pPr>
      <w:r w:rsidR="756FBAA9">
        <w:rPr/>
        <w:t xml:space="preserve">ARM Core: </w:t>
      </w:r>
      <w:r>
        <w:tab/>
      </w:r>
      <w:r w:rsidR="756FBAA9">
        <w:rPr/>
        <w:t>ARM Cortex-A8</w:t>
      </w:r>
    </w:p>
    <w:p w:rsidR="756FBAA9" w:rsidP="5DB37F8C" w:rsidRDefault="756FBAA9" w14:paraId="7AB15B7B" w14:textId="4CFEB0AF">
      <w:pPr>
        <w:pStyle w:val="Normal"/>
      </w:pPr>
      <w:r w:rsidR="756FBAA9">
        <w:rPr/>
        <w:t xml:space="preserve">ARM Arch: </w:t>
      </w:r>
      <w:r>
        <w:tab/>
      </w:r>
      <w:r w:rsidR="756FBAA9">
        <w:rPr/>
        <w:t>armV7a</w:t>
      </w:r>
    </w:p>
    <w:p w:rsidR="756FBAA9" w:rsidP="5DB37F8C" w:rsidRDefault="756FBAA9" w14:paraId="1A7CDD5F" w14:textId="2EB4C151">
      <w:pPr>
        <w:pStyle w:val="Normal"/>
      </w:pPr>
      <w:r w:rsidR="756FBAA9">
        <w:rPr/>
        <w:t xml:space="preserve"> </w:t>
      </w:r>
    </w:p>
    <w:p w:rsidR="756FBAA9" w:rsidP="5DB37F8C" w:rsidRDefault="756FBAA9" w14:paraId="0917E1BF" w14:textId="46DD5F9D">
      <w:pPr>
        <w:pStyle w:val="Normal"/>
      </w:pPr>
      <w:r w:rsidR="756FBAA9">
        <w:rPr/>
        <w:t xml:space="preserve">ARM Core </w:t>
      </w:r>
    </w:p>
    <w:p w:rsidR="756FBAA9" w:rsidP="5DB37F8C" w:rsidRDefault="756FBAA9" w14:paraId="5FD2B7BA" w14:textId="2F4DBAF1">
      <w:pPr>
        <w:pStyle w:val="Normal"/>
        <w:ind w:left="720"/>
      </w:pPr>
      <w:r w:rsidR="756FBAA9">
        <w:rPr/>
        <w:t xml:space="preserve">- Application Core </w:t>
      </w:r>
      <w:proofErr w:type="gramStart"/>
      <w:r w:rsidR="756FBAA9">
        <w:rPr/>
        <w:t>( ARM</w:t>
      </w:r>
      <w:proofErr w:type="gramEnd"/>
      <w:r w:rsidR="756FBAA9">
        <w:rPr/>
        <w:t>9/</w:t>
      </w:r>
      <w:proofErr w:type="gramStart"/>
      <w:r w:rsidR="756FBAA9">
        <w:rPr/>
        <w:t>11,  Cortex</w:t>
      </w:r>
      <w:proofErr w:type="gramEnd"/>
      <w:r w:rsidR="756FBAA9">
        <w:rPr/>
        <w:t>-A8/A9/A5/A7/A15/A</w:t>
      </w:r>
      <w:proofErr w:type="gramStart"/>
      <w:r w:rsidR="756FBAA9">
        <w:rPr/>
        <w:t>54 )</w:t>
      </w:r>
      <w:proofErr w:type="gramEnd"/>
      <w:r>
        <w:tab/>
      </w:r>
    </w:p>
    <w:p w:rsidR="756FBAA9" w:rsidP="5DB37F8C" w:rsidRDefault="756FBAA9" w14:paraId="7D685782" w14:textId="26999845">
      <w:pPr>
        <w:pStyle w:val="Normal"/>
        <w:ind w:left="720"/>
      </w:pPr>
      <w:r w:rsidR="756FBAA9">
        <w:rPr/>
        <w:t xml:space="preserve">- Embedded Core  </w:t>
      </w:r>
      <w:proofErr w:type="gramStart"/>
      <w:r w:rsidR="756FBAA9">
        <w:rPr/>
        <w:t xml:space="preserve">   (</w:t>
      </w:r>
      <w:proofErr w:type="gramEnd"/>
      <w:r w:rsidR="756FBAA9">
        <w:rPr/>
        <w:t xml:space="preserve"> ARM7, Cortex-M0/M1/M3/M4/M</w:t>
      </w:r>
      <w:proofErr w:type="gramStart"/>
      <w:r w:rsidR="756FBAA9">
        <w:rPr/>
        <w:t>7 )</w:t>
      </w:r>
      <w:proofErr w:type="gramEnd"/>
      <w:r>
        <w:tab/>
      </w:r>
    </w:p>
    <w:p w:rsidR="756FBAA9" w:rsidP="5DB37F8C" w:rsidRDefault="756FBAA9" w14:paraId="5438E931" w14:textId="60D0C26A">
      <w:pPr>
        <w:pStyle w:val="Normal"/>
        <w:ind w:left="720"/>
      </w:pPr>
      <w:r w:rsidR="756FBAA9">
        <w:rPr/>
        <w:t>- Realtime Core</w:t>
      </w:r>
      <w:proofErr w:type="gramStart"/>
      <w:r w:rsidR="756FBAA9">
        <w:rPr/>
        <w:t xml:space="preserve">   (</w:t>
      </w:r>
      <w:proofErr w:type="gramEnd"/>
      <w:r w:rsidR="756FBAA9">
        <w:rPr/>
        <w:t>Cortex-R4/R5/R</w:t>
      </w:r>
      <w:proofErr w:type="gramStart"/>
      <w:r w:rsidR="756FBAA9">
        <w:rPr/>
        <w:t>7 )</w:t>
      </w:r>
      <w:proofErr w:type="gramEnd"/>
    </w:p>
    <w:p w:rsidR="756FBAA9" w:rsidP="5DB37F8C" w:rsidRDefault="756FBAA9" w14:paraId="5AC54F65" w14:textId="36FD026E">
      <w:pPr>
        <w:pStyle w:val="Normal"/>
        <w:ind w:left="720"/>
      </w:pPr>
      <w:r w:rsidR="756FBAA9">
        <w:rPr/>
        <w:t>- Security Core</w:t>
      </w:r>
    </w:p>
    <w:p w:rsidR="756FBAA9" w:rsidP="5DB37F8C" w:rsidRDefault="756FBAA9" w14:paraId="201ACE92" w14:textId="18FBDDF4">
      <w:pPr>
        <w:pStyle w:val="Normal"/>
      </w:pPr>
      <w:r w:rsidR="756FBAA9">
        <w:rPr/>
        <w:t xml:space="preserve"> </w:t>
      </w:r>
    </w:p>
    <w:p w:rsidR="756FBAA9" w:rsidP="5DB37F8C" w:rsidRDefault="756FBAA9" w14:paraId="66844F9B" w14:textId="5BD123BC">
      <w:pPr>
        <w:pStyle w:val="Normal"/>
      </w:pPr>
      <w:r w:rsidR="756FBAA9">
        <w:rPr/>
        <w:t>SOC: Few Vendors</w:t>
      </w:r>
    </w:p>
    <w:p w:rsidR="756FBAA9" w:rsidP="5DB37F8C" w:rsidRDefault="756FBAA9" w14:paraId="114F194D" w14:textId="36EE1C5F">
      <w:pPr>
        <w:pStyle w:val="Normal"/>
        <w:ind w:left="720"/>
      </w:pPr>
      <w:r w:rsidR="756FBAA9">
        <w:rPr/>
        <w:t xml:space="preserve">  TI, </w:t>
      </w:r>
      <w:proofErr w:type="spellStart"/>
      <w:r w:rsidR="756FBAA9">
        <w:rPr/>
        <w:t>Freescale,NXP</w:t>
      </w:r>
      <w:proofErr w:type="spellEnd"/>
      <w:r w:rsidR="756FBAA9">
        <w:rPr/>
        <w:t xml:space="preserve">, </w:t>
      </w:r>
      <w:proofErr w:type="spellStart"/>
      <w:r w:rsidR="756FBAA9">
        <w:rPr/>
        <w:t>ATmel</w:t>
      </w:r>
      <w:proofErr w:type="spellEnd"/>
      <w:r w:rsidR="756FBAA9">
        <w:rPr/>
        <w:t xml:space="preserve">, </w:t>
      </w:r>
      <w:proofErr w:type="spellStart"/>
      <w:r w:rsidR="756FBAA9">
        <w:rPr/>
        <w:t>QualCom</w:t>
      </w:r>
      <w:proofErr w:type="spellEnd"/>
      <w:r w:rsidR="756FBAA9">
        <w:rPr/>
        <w:t>, ST, Samsung</w:t>
      </w:r>
    </w:p>
    <w:p w:rsidR="756FBAA9" w:rsidP="5DB37F8C" w:rsidRDefault="756FBAA9" w14:paraId="1722CB4E" w14:textId="12DAFFCD">
      <w:pPr>
        <w:pStyle w:val="Normal"/>
        <w:ind w:left="720"/>
      </w:pPr>
      <w:r w:rsidR="756FBAA9">
        <w:rPr/>
        <w:t xml:space="preserve">  </w:t>
      </w:r>
      <w:proofErr w:type="spellStart"/>
      <w:r w:rsidR="756FBAA9">
        <w:rPr/>
        <w:t>Alwiner</w:t>
      </w:r>
      <w:proofErr w:type="spellEnd"/>
      <w:r w:rsidR="756FBAA9">
        <w:rPr/>
        <w:t xml:space="preserve">, </w:t>
      </w:r>
      <w:proofErr w:type="spellStart"/>
      <w:r w:rsidR="756FBAA9">
        <w:rPr/>
        <w:t>Rockchip</w:t>
      </w:r>
      <w:proofErr w:type="spellEnd"/>
      <w:r w:rsidR="756FBAA9">
        <w:rPr/>
        <w:t xml:space="preserve">, MediaTek </w:t>
      </w:r>
      <w:r>
        <w:tab/>
      </w:r>
    </w:p>
    <w:p w:rsidR="756FBAA9" w:rsidP="5DB37F8C" w:rsidRDefault="756FBAA9" w14:paraId="061ECF32" w14:textId="6406E919">
      <w:pPr>
        <w:pStyle w:val="Normal"/>
        <w:rPr>
          <w:b w:val="1"/>
          <w:bCs w:val="1"/>
          <w:u w:val="single"/>
        </w:rPr>
      </w:pPr>
      <w:r w:rsidRPr="5DB37F8C" w:rsidR="756FBAA9">
        <w:rPr>
          <w:b w:val="1"/>
          <w:bCs w:val="1"/>
          <w:u w:val="single"/>
        </w:rPr>
        <w:t>Build System</w:t>
      </w:r>
    </w:p>
    <w:p w:rsidR="756FBAA9" w:rsidP="5DB37F8C" w:rsidRDefault="756FBAA9" w14:paraId="06D8FFCF" w14:textId="5D10EB68">
      <w:pPr>
        <w:pStyle w:val="Normal"/>
      </w:pPr>
      <w:r w:rsidR="756FBAA9">
        <w:rPr/>
        <w:t xml:space="preserve">Software components Toolchain, Bootloader, Kernel, Root File System, Embedded Application can be </w:t>
      </w:r>
      <w:proofErr w:type="gramStart"/>
      <w:r w:rsidR="756FBAA9">
        <w:rPr/>
        <w:t>build</w:t>
      </w:r>
      <w:proofErr w:type="gramEnd"/>
      <w:r w:rsidR="756FBAA9">
        <w:rPr/>
        <w:t xml:space="preserve"> manually or using build systems.</w:t>
      </w:r>
    </w:p>
    <w:p w:rsidR="756FBAA9" w:rsidP="5DB37F8C" w:rsidRDefault="756FBAA9" w14:paraId="02E880D1" w14:textId="6A420197">
      <w:pPr>
        <w:pStyle w:val="Normal"/>
        <w:rPr>
          <w:b w:val="1"/>
          <w:bCs w:val="1"/>
          <w:u w:val="single"/>
        </w:rPr>
      </w:pPr>
      <w:r w:rsidRPr="5DB37F8C" w:rsidR="756FBAA9">
        <w:rPr>
          <w:b w:val="1"/>
          <w:bCs w:val="1"/>
          <w:u w:val="single"/>
        </w:rPr>
        <w:t>Build System</w:t>
      </w:r>
    </w:p>
    <w:p w:rsidR="756FBAA9" w:rsidP="5DB37F8C" w:rsidRDefault="756FBAA9" w14:paraId="44ED5682" w14:textId="35719E1A">
      <w:pPr>
        <w:pStyle w:val="ListParagraph"/>
        <w:numPr>
          <w:ilvl w:val="0"/>
          <w:numId w:val="3"/>
        </w:numPr>
        <w:rPr/>
      </w:pPr>
      <w:r w:rsidR="756FBAA9">
        <w:rPr/>
        <w:t>Set of scripts used to automate the compilation process</w:t>
      </w:r>
    </w:p>
    <w:p w:rsidR="756FBAA9" w:rsidP="5DB37F8C" w:rsidRDefault="756FBAA9" w14:paraId="6CF716CC" w14:textId="141669B6">
      <w:pPr>
        <w:pStyle w:val="Normal"/>
      </w:pPr>
      <w:r w:rsidR="756FBAA9">
        <w:rPr/>
        <w:t>Now the features offered by build systems are much more than only compilation.</w:t>
      </w:r>
    </w:p>
    <w:p w:rsidR="756FBAA9" w:rsidP="5DB37F8C" w:rsidRDefault="756FBAA9" w14:paraId="5BD2B417" w14:textId="414B4576">
      <w:pPr>
        <w:pStyle w:val="ListParagraph"/>
        <w:numPr>
          <w:ilvl w:val="0"/>
          <w:numId w:val="2"/>
        </w:numPr>
        <w:rPr/>
      </w:pPr>
      <w:r w:rsidR="756FBAA9">
        <w:rPr/>
        <w:t>Mannaged</w:t>
      </w:r>
      <w:r w:rsidR="756FBAA9">
        <w:rPr/>
        <w:t xml:space="preserve"> build process </w:t>
      </w:r>
      <w:proofErr w:type="gramStart"/>
      <w:r w:rsidR="756FBAA9">
        <w:rPr/>
        <w:t>( download</w:t>
      </w:r>
      <w:proofErr w:type="gramEnd"/>
      <w:r w:rsidR="756FBAA9">
        <w:rPr/>
        <w:t xml:space="preserve"> </w:t>
      </w:r>
      <w:proofErr w:type="spellStart"/>
      <w:r w:rsidR="756FBAA9">
        <w:rPr/>
        <w:t>src</w:t>
      </w:r>
      <w:proofErr w:type="spellEnd"/>
      <w:r w:rsidR="756FBAA9">
        <w:rPr/>
        <w:t>, download patch, extract, patch, configure, compile, install, package)</w:t>
      </w:r>
    </w:p>
    <w:p w:rsidR="756FBAA9" w:rsidP="5DB37F8C" w:rsidRDefault="756FBAA9" w14:paraId="65857AB7" w14:textId="54B22B46">
      <w:pPr>
        <w:pStyle w:val="ListParagraph"/>
        <w:numPr>
          <w:ilvl w:val="0"/>
          <w:numId w:val="2"/>
        </w:numPr>
        <w:rPr/>
      </w:pPr>
      <w:r w:rsidR="756FBAA9">
        <w:rPr/>
        <w:t xml:space="preserve">Version Control </w:t>
      </w:r>
      <w:proofErr w:type="gramStart"/>
      <w:r w:rsidR="756FBAA9">
        <w:rPr/>
        <w:t>( git</w:t>
      </w:r>
      <w:proofErr w:type="gramEnd"/>
      <w:r w:rsidR="756FBAA9">
        <w:rPr/>
        <w:t xml:space="preserve"> )</w:t>
      </w:r>
    </w:p>
    <w:p w:rsidR="756FBAA9" w:rsidP="5DB37F8C" w:rsidRDefault="756FBAA9" w14:paraId="23BB7EAD" w14:textId="736012E3">
      <w:pPr>
        <w:pStyle w:val="ListParagraph"/>
        <w:numPr>
          <w:ilvl w:val="0"/>
          <w:numId w:val="2"/>
        </w:numPr>
        <w:rPr/>
      </w:pPr>
      <w:r w:rsidR="756FBAA9">
        <w:rPr/>
        <w:t>Packaging for distribution</w:t>
      </w:r>
    </w:p>
    <w:p w:rsidR="756FBAA9" w:rsidP="5DB37F8C" w:rsidRDefault="756FBAA9" w14:paraId="7DB4329D" w14:textId="7088FE83">
      <w:pPr>
        <w:pStyle w:val="ListParagraph"/>
        <w:numPr>
          <w:ilvl w:val="0"/>
          <w:numId w:val="2"/>
        </w:numPr>
        <w:rPr/>
      </w:pPr>
      <w:r w:rsidR="756FBAA9">
        <w:rPr/>
        <w:t xml:space="preserve">Image </w:t>
      </w:r>
      <w:proofErr w:type="spellStart"/>
      <w:r w:rsidR="756FBAA9">
        <w:rPr/>
        <w:t>creatation</w:t>
      </w:r>
      <w:proofErr w:type="spellEnd"/>
    </w:p>
    <w:p w:rsidR="756FBAA9" w:rsidP="5DB37F8C" w:rsidRDefault="756FBAA9" w14:paraId="45972F84" w14:textId="7FBDD908">
      <w:pPr>
        <w:pStyle w:val="ListParagraph"/>
        <w:numPr>
          <w:ilvl w:val="0"/>
          <w:numId w:val="2"/>
        </w:numPr>
        <w:rPr/>
      </w:pPr>
      <w:r w:rsidR="756FBAA9">
        <w:rPr/>
        <w:t>Testing output binaries and system images</w:t>
      </w:r>
    </w:p>
    <w:p w:rsidR="756FBAA9" w:rsidP="5DB37F8C" w:rsidRDefault="756FBAA9" w14:paraId="7A3FC71B" w14:textId="15B56232">
      <w:pPr>
        <w:pStyle w:val="ListParagraph"/>
        <w:numPr>
          <w:ilvl w:val="0"/>
          <w:numId w:val="2"/>
        </w:numPr>
        <w:rPr/>
      </w:pPr>
      <w:r w:rsidR="756FBAA9">
        <w:rPr/>
        <w:t>Application development Tools</w:t>
      </w:r>
    </w:p>
    <w:p w:rsidR="756FBAA9" w:rsidP="5DB37F8C" w:rsidRDefault="756FBAA9" w14:paraId="1E49486E" w14:textId="5E9B539E">
      <w:pPr>
        <w:pStyle w:val="Normal"/>
        <w:rPr>
          <w:b w:val="1"/>
          <w:bCs w:val="1"/>
          <w:u w:val="single"/>
        </w:rPr>
      </w:pPr>
      <w:r w:rsidRPr="5DB37F8C" w:rsidR="756FBAA9">
        <w:rPr>
          <w:b w:val="1"/>
          <w:bCs w:val="1"/>
          <w:u w:val="single"/>
        </w:rPr>
        <w:t>Build Systems List:</w:t>
      </w:r>
    </w:p>
    <w:p w:rsidR="756FBAA9" w:rsidP="5DB37F8C" w:rsidRDefault="756FBAA9" w14:paraId="2FE656A3" w14:textId="27FFB9B0">
      <w:pPr>
        <w:pStyle w:val="ListParagraph"/>
        <w:numPr>
          <w:ilvl w:val="0"/>
          <w:numId w:val="4"/>
        </w:numPr>
        <w:rPr/>
      </w:pPr>
      <w:r w:rsidR="756FBAA9">
        <w:rPr/>
        <w:t>Buildroot</w:t>
      </w:r>
    </w:p>
    <w:p w:rsidR="756FBAA9" w:rsidP="5DB37F8C" w:rsidRDefault="756FBAA9" w14:paraId="3ADB4125" w14:textId="1BCB007A">
      <w:pPr>
        <w:pStyle w:val="ListParagraph"/>
        <w:numPr>
          <w:ilvl w:val="0"/>
          <w:numId w:val="4"/>
        </w:numPr>
        <w:rPr/>
      </w:pPr>
      <w:r w:rsidR="756FBAA9">
        <w:rPr/>
        <w:t>LTIB</w:t>
      </w:r>
    </w:p>
    <w:p w:rsidR="756FBAA9" w:rsidP="5DB37F8C" w:rsidRDefault="756FBAA9" w14:paraId="08CECCD8" w14:textId="362D60F9">
      <w:pPr>
        <w:pStyle w:val="ListParagraph"/>
        <w:numPr>
          <w:ilvl w:val="0"/>
          <w:numId w:val="4"/>
        </w:numPr>
        <w:rPr/>
      </w:pPr>
      <w:r w:rsidR="756FBAA9">
        <w:rPr/>
        <w:t>OpenEmbedded</w:t>
      </w:r>
    </w:p>
    <w:p w:rsidR="756FBAA9" w:rsidP="5DB37F8C" w:rsidRDefault="756FBAA9" w14:paraId="6BFABCAC" w14:textId="2FDA5EAC">
      <w:pPr>
        <w:pStyle w:val="ListParagraph"/>
        <w:numPr>
          <w:ilvl w:val="1"/>
          <w:numId w:val="4"/>
        </w:numPr>
        <w:rPr/>
      </w:pPr>
      <w:r w:rsidR="756FBAA9">
        <w:rPr/>
        <w:t xml:space="preserve">Poky ( </w:t>
      </w:r>
      <w:proofErr w:type="spellStart"/>
      <w:r w:rsidR="756FBAA9">
        <w:rPr/>
        <w:t>Yocto</w:t>
      </w:r>
      <w:proofErr w:type="spellEnd"/>
      <w:r w:rsidR="756FBAA9">
        <w:rPr/>
        <w:t xml:space="preserve"> )</w:t>
      </w:r>
    </w:p>
    <w:p w:rsidR="756FBAA9" w:rsidP="5DB37F8C" w:rsidRDefault="756FBAA9" w14:paraId="31C56745" w14:textId="551DEF44">
      <w:pPr>
        <w:pStyle w:val="Normal"/>
      </w:pPr>
      <w:r w:rsidR="756FBAA9">
        <w:rPr/>
        <w:t>-------------------------------------------------------</w:t>
      </w:r>
    </w:p>
    <w:p w:rsidR="756FBAA9" w:rsidP="5DB37F8C" w:rsidRDefault="756FBAA9" w14:paraId="3A4F4728" w14:textId="3686C3B3">
      <w:pPr>
        <w:pStyle w:val="Normal"/>
      </w:pPr>
      <w:r w:rsidR="756FBAA9">
        <w:rPr/>
        <w:t>beaglebone, raspberry-pi, Wand board ( Community Learning boards)</w:t>
      </w:r>
    </w:p>
    <w:p w:rsidR="756FBAA9" w:rsidP="5DB37F8C" w:rsidRDefault="756FBAA9" w14:paraId="22B8488B" w14:textId="5842C99F">
      <w:pPr>
        <w:pStyle w:val="Normal"/>
      </w:pPr>
      <w:r w:rsidR="756FBAA9">
        <w:rPr/>
        <w:t>WEGA Board, Mira board ( Industrial use &amp; Product development )</w:t>
      </w:r>
    </w:p>
    <w:p w:rsidR="756FBAA9" w:rsidP="5DB37F8C" w:rsidRDefault="756FBAA9" w14:paraId="29F6899A" w14:textId="5A4E4FA8">
      <w:pPr>
        <w:pStyle w:val="Normal"/>
      </w:pPr>
      <w:r w:rsidR="756FBAA9">
        <w:rPr/>
        <w:t xml:space="preserve"> </w:t>
      </w:r>
    </w:p>
    <w:p w:rsidR="5DB37F8C" w:rsidRDefault="5DB37F8C" w14:paraId="7521F50D" w14:textId="56ED3A04">
      <w:r>
        <w:br w:type="page"/>
      </w:r>
    </w:p>
    <w:p w:rsidR="756FBAA9" w:rsidP="5DB37F8C" w:rsidRDefault="756FBAA9" w14:paraId="29AA4C8E" w14:textId="27F9C8FB">
      <w:pPr>
        <w:pStyle w:val="Normal"/>
        <w:rPr>
          <w:b w:val="1"/>
          <w:bCs w:val="1"/>
          <w:u w:val="single"/>
        </w:rPr>
      </w:pPr>
      <w:proofErr w:type="spellStart"/>
      <w:r w:rsidRPr="5DB37F8C" w:rsidR="756FBAA9">
        <w:rPr>
          <w:b w:val="1"/>
          <w:bCs w:val="1"/>
          <w:u w:val="single"/>
        </w:rPr>
        <w:t>Yocto</w:t>
      </w:r>
      <w:proofErr w:type="spellEnd"/>
      <w:r w:rsidRPr="5DB37F8C" w:rsidR="756FBAA9">
        <w:rPr>
          <w:b w:val="1"/>
          <w:bCs w:val="1"/>
          <w:u w:val="single"/>
        </w:rPr>
        <w:t xml:space="preserve"> Introduction:</w:t>
      </w:r>
    </w:p>
    <w:p w:rsidR="756FBAA9" w:rsidP="5DB37F8C" w:rsidRDefault="756FBAA9" w14:paraId="2AD5699A" w14:textId="723F2E6F">
      <w:pPr>
        <w:pStyle w:val="Normal"/>
      </w:pPr>
      <w:r w:rsidR="756FBAA9">
        <w:rPr/>
        <w:t xml:space="preserve">- Extended </w:t>
      </w:r>
      <w:proofErr w:type="spellStart"/>
      <w:r w:rsidR="756FBAA9">
        <w:rPr/>
        <w:t>OpenEmbedded</w:t>
      </w:r>
      <w:proofErr w:type="spellEnd"/>
      <w:r w:rsidR="756FBAA9">
        <w:rPr/>
        <w:t xml:space="preserve"> features with reference project Poky</w:t>
      </w:r>
      <w:r>
        <w:tab/>
      </w:r>
    </w:p>
    <w:p w:rsidR="756FBAA9" w:rsidP="5DB37F8C" w:rsidRDefault="756FBAA9" w14:paraId="6E181615" w14:textId="6C7DF6C9">
      <w:pPr>
        <w:pStyle w:val="Normal"/>
      </w:pPr>
      <w:r w:rsidR="756FBAA9">
        <w:rPr/>
        <w:t>---------------------------------------------------------------------------</w:t>
      </w:r>
    </w:p>
    <w:p w:rsidR="756FBAA9" w:rsidP="5DB37F8C" w:rsidRDefault="756FBAA9" w14:paraId="648BE7AA" w14:textId="65CEDD6C">
      <w:pPr>
        <w:pStyle w:val="Normal"/>
        <w:rPr>
          <w:rFonts w:ascii="Lucida Sans Typewriter" w:hAnsi="Lucida Sans Typewriter" w:eastAsia="Lucida Sans Typewriter" w:cs="Lucida Sans Typewriter"/>
          <w:i w:val="0"/>
          <w:iCs w:val="0"/>
        </w:rPr>
      </w:pPr>
      <w:proofErr w:type="spellStart"/>
      <w:r w:rsidRPr="5DB37F8C" w:rsidR="756FBAA9">
        <w:rPr>
          <w:rFonts w:ascii="Lucida Sans Typewriter" w:hAnsi="Lucida Sans Typewriter" w:eastAsia="Lucida Sans Typewriter" w:cs="Lucida Sans Typewriter"/>
          <w:i w:val="0"/>
          <w:iCs w:val="0"/>
        </w:rPr>
        <w:t>sudo</w:t>
      </w:r>
      <w:proofErr w:type="spellEnd"/>
      <w:r w:rsidRPr="5DB37F8C" w:rsidR="756FBAA9">
        <w:rPr>
          <w:rFonts w:ascii="Lucida Sans Typewriter" w:hAnsi="Lucida Sans Typewriter" w:eastAsia="Lucida Sans Typewriter" w:cs="Lucida Sans Typewriter"/>
          <w:i w:val="0"/>
          <w:iCs w:val="0"/>
        </w:rPr>
        <w:t xml:space="preserve"> apt-get install gawk </w:t>
      </w:r>
      <w:proofErr w:type="spellStart"/>
      <w:r w:rsidRPr="5DB37F8C" w:rsidR="756FBAA9">
        <w:rPr>
          <w:rFonts w:ascii="Lucida Sans Typewriter" w:hAnsi="Lucida Sans Typewriter" w:eastAsia="Lucida Sans Typewriter" w:cs="Lucida Sans Typewriter"/>
          <w:i w:val="0"/>
          <w:iCs w:val="0"/>
        </w:rPr>
        <w:t>wget</w:t>
      </w:r>
      <w:proofErr w:type="spellEnd"/>
      <w:r w:rsidRPr="5DB37F8C" w:rsidR="756FBAA9">
        <w:rPr>
          <w:rFonts w:ascii="Lucida Sans Typewriter" w:hAnsi="Lucida Sans Typewriter" w:eastAsia="Lucida Sans Typewriter" w:cs="Lucida Sans Typewriter"/>
          <w:i w:val="0"/>
          <w:iCs w:val="0"/>
        </w:rPr>
        <w:t xml:space="preserve"> git-core </w:t>
      </w:r>
      <w:proofErr w:type="spellStart"/>
      <w:r w:rsidRPr="5DB37F8C" w:rsidR="756FBAA9">
        <w:rPr>
          <w:rFonts w:ascii="Lucida Sans Typewriter" w:hAnsi="Lucida Sans Typewriter" w:eastAsia="Lucida Sans Typewriter" w:cs="Lucida Sans Typewriter"/>
          <w:i w:val="0"/>
          <w:iCs w:val="0"/>
        </w:rPr>
        <w:t>diffstat</w:t>
      </w:r>
      <w:proofErr w:type="spellEnd"/>
      <w:r w:rsidRPr="5DB37F8C" w:rsidR="756FBAA9">
        <w:rPr>
          <w:rFonts w:ascii="Lucida Sans Typewriter" w:hAnsi="Lucida Sans Typewriter" w:eastAsia="Lucida Sans Typewriter" w:cs="Lucida Sans Typewriter"/>
          <w:i w:val="0"/>
          <w:iCs w:val="0"/>
        </w:rPr>
        <w:t xml:space="preserve"> unzip </w:t>
      </w:r>
      <w:proofErr w:type="spellStart"/>
      <w:r w:rsidRPr="5DB37F8C" w:rsidR="756FBAA9">
        <w:rPr>
          <w:rFonts w:ascii="Lucida Sans Typewriter" w:hAnsi="Lucida Sans Typewriter" w:eastAsia="Lucida Sans Typewriter" w:cs="Lucida Sans Typewriter"/>
          <w:i w:val="0"/>
          <w:iCs w:val="0"/>
        </w:rPr>
        <w:t>texinfo</w:t>
      </w:r>
      <w:proofErr w:type="spellEnd"/>
      <w:r w:rsidRPr="5DB37F8C" w:rsidR="756FBAA9">
        <w:rPr>
          <w:rFonts w:ascii="Lucida Sans Typewriter" w:hAnsi="Lucida Sans Typewriter" w:eastAsia="Lucida Sans Typewriter" w:cs="Lucida Sans Typewriter"/>
          <w:i w:val="0"/>
          <w:iCs w:val="0"/>
        </w:rPr>
        <w:t xml:space="preserve"> </w:t>
      </w:r>
      <w:proofErr w:type="spellStart"/>
      <w:r w:rsidRPr="5DB37F8C" w:rsidR="756FBAA9">
        <w:rPr>
          <w:rFonts w:ascii="Lucida Sans Typewriter" w:hAnsi="Lucida Sans Typewriter" w:eastAsia="Lucida Sans Typewriter" w:cs="Lucida Sans Typewriter"/>
          <w:i w:val="0"/>
          <w:iCs w:val="0"/>
        </w:rPr>
        <w:t>gcc-multilib</w:t>
      </w:r>
      <w:proofErr w:type="spellEnd"/>
      <w:r w:rsidRPr="5DB37F8C" w:rsidR="756FBAA9">
        <w:rPr>
          <w:rFonts w:ascii="Lucida Sans Typewriter" w:hAnsi="Lucida Sans Typewriter" w:eastAsia="Lucida Sans Typewriter" w:cs="Lucida Sans Typewriter"/>
          <w:i w:val="0"/>
          <w:iCs w:val="0"/>
        </w:rPr>
        <w:t xml:space="preserve"> build-essential </w:t>
      </w:r>
      <w:proofErr w:type="spellStart"/>
      <w:r w:rsidRPr="5DB37F8C" w:rsidR="756FBAA9">
        <w:rPr>
          <w:rFonts w:ascii="Lucida Sans Typewriter" w:hAnsi="Lucida Sans Typewriter" w:eastAsia="Lucida Sans Typewriter" w:cs="Lucida Sans Typewriter"/>
          <w:i w:val="0"/>
          <w:iCs w:val="0"/>
        </w:rPr>
        <w:t>chrpath</w:t>
      </w:r>
      <w:proofErr w:type="spellEnd"/>
      <w:r w:rsidRPr="5DB37F8C" w:rsidR="756FBAA9">
        <w:rPr>
          <w:rFonts w:ascii="Lucida Sans Typewriter" w:hAnsi="Lucida Sans Typewriter" w:eastAsia="Lucida Sans Typewriter" w:cs="Lucida Sans Typewriter"/>
          <w:i w:val="0"/>
          <w:iCs w:val="0"/>
        </w:rPr>
        <w:t xml:space="preserve"> </w:t>
      </w:r>
      <w:proofErr w:type="spellStart"/>
      <w:r w:rsidRPr="5DB37F8C" w:rsidR="756FBAA9">
        <w:rPr>
          <w:rFonts w:ascii="Lucida Sans Typewriter" w:hAnsi="Lucida Sans Typewriter" w:eastAsia="Lucida Sans Typewriter" w:cs="Lucida Sans Typewriter"/>
          <w:i w:val="0"/>
          <w:iCs w:val="0"/>
        </w:rPr>
        <w:t>socat</w:t>
      </w:r>
      <w:proofErr w:type="spellEnd"/>
      <w:r w:rsidRPr="5DB37F8C" w:rsidR="756FBAA9">
        <w:rPr>
          <w:rFonts w:ascii="Lucida Sans Typewriter" w:hAnsi="Lucida Sans Typewriter" w:eastAsia="Lucida Sans Typewriter" w:cs="Lucida Sans Typewriter"/>
          <w:i w:val="0"/>
          <w:iCs w:val="0"/>
        </w:rPr>
        <w:t xml:space="preserve"> libsdl1.2-dev </w:t>
      </w:r>
      <w:proofErr w:type="spellStart"/>
      <w:r w:rsidRPr="5DB37F8C" w:rsidR="756FBAA9">
        <w:rPr>
          <w:rFonts w:ascii="Lucida Sans Typewriter" w:hAnsi="Lucida Sans Typewriter" w:eastAsia="Lucida Sans Typewriter" w:cs="Lucida Sans Typewriter"/>
          <w:i w:val="0"/>
          <w:iCs w:val="0"/>
        </w:rPr>
        <w:t>xterm</w:t>
      </w:r>
      <w:proofErr w:type="spellEnd"/>
    </w:p>
    <w:p w:rsidR="756FBAA9" w:rsidP="5DB37F8C" w:rsidRDefault="756FBAA9" w14:paraId="5F467566" w14:textId="7C34A5BA">
      <w:pPr>
        <w:pStyle w:val="Normal"/>
        <w:rPr>
          <w:rFonts w:ascii="Lucida Sans Typewriter" w:hAnsi="Lucida Sans Typewriter" w:eastAsia="Lucida Sans Typewriter" w:cs="Lucida Sans Typewriter"/>
        </w:rPr>
      </w:pPr>
      <w:r w:rsidR="756FBAA9">
        <w:rPr/>
        <w:t xml:space="preserve"> </w:t>
      </w:r>
      <w:r w:rsidRPr="5DB37F8C" w:rsidR="756FBAA9">
        <w:rPr>
          <w:rFonts w:ascii="Lucida Sans Typewriter" w:hAnsi="Lucida Sans Typewriter" w:eastAsia="Lucida Sans Typewriter" w:cs="Lucida Sans Typewriter"/>
        </w:rPr>
        <w:t>git clone git://git.yoctoproject.org/poky</w:t>
      </w:r>
    </w:p>
    <w:p w:rsidR="756FBAA9" w:rsidP="5DB37F8C" w:rsidRDefault="756FBAA9" w14:paraId="3CC1BD5B" w14:textId="4F55334C">
      <w:pPr>
        <w:pStyle w:val="Normal"/>
        <w:rPr>
          <w:rFonts w:ascii="Lucida Sans Typewriter" w:hAnsi="Lucida Sans Typewriter" w:eastAsia="Lucida Sans Typewriter" w:cs="Lucida Sans Typewriter"/>
        </w:rPr>
      </w:pPr>
      <w:r w:rsidR="756FBAA9">
        <w:rPr/>
        <w:t xml:space="preserve"> </w:t>
      </w:r>
      <w:r w:rsidRPr="5DB37F8C" w:rsidR="756FBAA9">
        <w:rPr>
          <w:rFonts w:ascii="Lucida Sans Typewriter" w:hAnsi="Lucida Sans Typewriter" w:eastAsia="Lucida Sans Typewriter" w:cs="Lucida Sans Typewriter"/>
        </w:rPr>
        <w:t xml:space="preserve">git checkout </w:t>
      </w:r>
      <w:proofErr w:type="spellStart"/>
      <w:r w:rsidRPr="5DB37F8C" w:rsidR="756FBAA9">
        <w:rPr>
          <w:rFonts w:ascii="Lucida Sans Typewriter" w:hAnsi="Lucida Sans Typewriter" w:eastAsia="Lucida Sans Typewriter" w:cs="Lucida Sans Typewriter"/>
        </w:rPr>
        <w:t>dunfell</w:t>
      </w:r>
      <w:proofErr w:type="spellEnd"/>
    </w:p>
    <w:p w:rsidR="756FBAA9" w:rsidP="5DB37F8C" w:rsidRDefault="756FBAA9" w14:paraId="54BB5BB7" w14:textId="7F212272">
      <w:pPr>
        <w:pStyle w:val="Normal"/>
        <w:rPr>
          <w:rFonts w:ascii="Lucida Sans Typewriter" w:hAnsi="Lucida Sans Typewriter" w:eastAsia="Lucida Sans Typewriter" w:cs="Lucida Sans Typewriter"/>
        </w:rPr>
      </w:pPr>
      <w:r w:rsidR="756FBAA9">
        <w:rPr/>
        <w:t xml:space="preserve"> </w:t>
      </w:r>
      <w:r w:rsidRPr="5DB37F8C" w:rsidR="756FBAA9">
        <w:rPr>
          <w:rFonts w:ascii="Lucida Sans Typewriter" w:hAnsi="Lucida Sans Typewriter" w:eastAsia="Lucida Sans Typewriter" w:cs="Lucida Sans Typewriter"/>
        </w:rPr>
        <w:t xml:space="preserve">source </w:t>
      </w:r>
      <w:proofErr w:type="spellStart"/>
      <w:r w:rsidRPr="5DB37F8C" w:rsidR="756FBAA9">
        <w:rPr>
          <w:rFonts w:ascii="Lucida Sans Typewriter" w:hAnsi="Lucida Sans Typewriter" w:eastAsia="Lucida Sans Typewriter" w:cs="Lucida Sans Typewriter"/>
        </w:rPr>
        <w:t>oe</w:t>
      </w:r>
      <w:proofErr w:type="spellEnd"/>
      <w:r w:rsidRPr="5DB37F8C" w:rsidR="756FBAA9">
        <w:rPr>
          <w:rFonts w:ascii="Lucida Sans Typewriter" w:hAnsi="Lucida Sans Typewriter" w:eastAsia="Lucida Sans Typewriter" w:cs="Lucida Sans Typewriter"/>
        </w:rPr>
        <w:t>-</w:t>
      </w:r>
      <w:proofErr w:type="spellStart"/>
      <w:r w:rsidRPr="5DB37F8C" w:rsidR="756FBAA9">
        <w:rPr>
          <w:rFonts w:ascii="Lucida Sans Typewriter" w:hAnsi="Lucida Sans Typewriter" w:eastAsia="Lucida Sans Typewriter" w:cs="Lucida Sans Typewriter"/>
        </w:rPr>
        <w:t>init</w:t>
      </w:r>
      <w:proofErr w:type="spellEnd"/>
      <w:r w:rsidRPr="5DB37F8C" w:rsidR="756FBAA9">
        <w:rPr>
          <w:rFonts w:ascii="Lucida Sans Typewriter" w:hAnsi="Lucida Sans Typewriter" w:eastAsia="Lucida Sans Typewriter" w:cs="Lucida Sans Typewriter"/>
        </w:rPr>
        <w:t>-build-env</w:t>
      </w:r>
    </w:p>
    <w:p w:rsidR="756FBAA9" w:rsidP="5DB37F8C" w:rsidRDefault="756FBAA9" w14:paraId="5411D62A" w14:textId="62A81D98">
      <w:pPr>
        <w:pStyle w:val="Normal"/>
      </w:pPr>
      <w:r w:rsidR="756FBAA9">
        <w:rPr/>
        <w:t xml:space="preserve"> </w:t>
      </w:r>
    </w:p>
    <w:p w:rsidR="756FBAA9" w:rsidP="5DB37F8C" w:rsidRDefault="756FBAA9" w14:paraId="0DCF5875" w14:textId="7944D4DD">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conf/</w:t>
      </w:r>
      <w:proofErr w:type="spellStart"/>
      <w:r w:rsidRPr="5DB37F8C" w:rsidR="756FBAA9">
        <w:rPr>
          <w:rFonts w:ascii="Lucida Sans Typewriter" w:hAnsi="Lucida Sans Typewriter" w:eastAsia="Lucida Sans Typewriter" w:cs="Lucida Sans Typewriter"/>
        </w:rPr>
        <w:t>local.conf</w:t>
      </w:r>
      <w:proofErr w:type="spellEnd"/>
    </w:p>
    <w:p w:rsidR="756FBAA9" w:rsidP="5DB37F8C" w:rsidRDefault="756FBAA9" w14:paraId="0FDD3A89" w14:textId="2B24827C">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BB_NUMBER_THREADS = "20"</w:t>
      </w:r>
    </w:p>
    <w:p w:rsidR="756FBAA9" w:rsidP="5DB37F8C" w:rsidRDefault="756FBAA9" w14:paraId="5C14BEF0" w14:textId="6FDCAEA9">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PARALLEL_MAKE = "-j 4"</w:t>
      </w:r>
    </w:p>
    <w:p w:rsidR="756FBAA9" w:rsidP="5DB37F8C" w:rsidRDefault="756FBAA9" w14:paraId="57FDBC4C" w14:textId="6A06AD86">
      <w:pPr>
        <w:pStyle w:val="Normal"/>
      </w:pPr>
      <w:r w:rsidR="756FBAA9">
        <w:rPr/>
        <w:t xml:space="preserve"> </w:t>
      </w:r>
    </w:p>
    <w:p w:rsidR="756FBAA9" w:rsidP="5DB37F8C" w:rsidRDefault="756FBAA9" w14:paraId="7C7AADDE" w14:textId="364474EE">
      <w:pPr>
        <w:pStyle w:val="Normal"/>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 xml:space="preserve"> core-image-</w:t>
      </w:r>
      <w:proofErr w:type="spellStart"/>
      <w:r w:rsidRPr="5DB37F8C" w:rsidR="756FBAA9">
        <w:rPr>
          <w:rFonts w:ascii="Lucida Sans Typewriter" w:hAnsi="Lucida Sans Typewriter" w:eastAsia="Lucida Sans Typewriter" w:cs="Lucida Sans Typewriter"/>
        </w:rPr>
        <w:t>sato</w:t>
      </w:r>
      <w:proofErr w:type="spellEnd"/>
    </w:p>
    <w:p w:rsidR="756FBAA9" w:rsidP="5DB37F8C" w:rsidRDefault="756FBAA9" w14:paraId="7D0C0C88" w14:textId="090BA79E">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 xml:space="preserve"> </w:t>
      </w:r>
    </w:p>
    <w:p w:rsidR="756FBAA9" w:rsidP="5DB37F8C" w:rsidRDefault="756FBAA9" w14:paraId="5D1174B4" w14:textId="62816E48">
      <w:pPr>
        <w:pStyle w:val="Normal"/>
        <w:rPr>
          <w:rFonts w:ascii="Lucida Sans Typewriter" w:hAnsi="Lucida Sans Typewriter" w:eastAsia="Lucida Sans Typewriter" w:cs="Lucida Sans Typewriter"/>
        </w:rPr>
      </w:pPr>
      <w:proofErr w:type="spellStart"/>
      <w:r w:rsidRPr="4AAEDFEA" w:rsidR="756FBAA9">
        <w:rPr>
          <w:rFonts w:ascii="Lucida Sans Typewriter" w:hAnsi="Lucida Sans Typewriter" w:eastAsia="Lucida Sans Typewriter" w:cs="Lucida Sans Typewriter"/>
        </w:rPr>
        <w:t>runqemu</w:t>
      </w:r>
      <w:proofErr w:type="spellEnd"/>
      <w:r w:rsidRPr="4AAEDFEA" w:rsidR="756FBAA9">
        <w:rPr>
          <w:rFonts w:ascii="Lucida Sans Typewriter" w:hAnsi="Lucida Sans Typewriter" w:eastAsia="Lucida Sans Typewriter" w:cs="Lucida Sans Typewriter"/>
        </w:rPr>
        <w:t xml:space="preserve"> qemux86</w:t>
      </w:r>
      <w:r w:rsidRPr="4AAEDFEA" w:rsidR="0B8CFC3B">
        <w:rPr>
          <w:rFonts w:ascii="Lucida Sans Typewriter" w:hAnsi="Lucida Sans Typewriter" w:eastAsia="Lucida Sans Typewriter" w:cs="Lucida Sans Typewriter"/>
        </w:rPr>
        <w:t>_64</w:t>
      </w:r>
    </w:p>
    <w:p w:rsidR="756FBAA9" w:rsidP="5DB37F8C" w:rsidRDefault="756FBAA9" w14:paraId="6942BD54" w14:textId="013F0A47">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 xml:space="preserve"> </w:t>
      </w:r>
    </w:p>
    <w:p w:rsidR="756FBAA9" w:rsidP="5DB37F8C" w:rsidRDefault="756FBAA9" w14:paraId="47F4AA44" w14:textId="36CED247">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w:t>
      </w:r>
      <w:proofErr w:type="spellStart"/>
      <w:r w:rsidRPr="5DB37F8C" w:rsidR="756FBAA9">
        <w:rPr>
          <w:rFonts w:ascii="Lucida Sans Typewriter" w:hAnsi="Lucida Sans Typewriter" w:eastAsia="Lucida Sans Typewriter" w:cs="Lucida Sans Typewriter"/>
        </w:rPr>
        <w:t>poweroff</w:t>
      </w:r>
      <w:proofErr w:type="spellEnd"/>
      <w:r w:rsidRPr="5DB37F8C" w:rsidR="756FBAA9">
        <w:rPr>
          <w:rFonts w:ascii="Lucida Sans Typewriter" w:hAnsi="Lucida Sans Typewriter" w:eastAsia="Lucida Sans Typewriter" w:cs="Lucida Sans Typewriter"/>
        </w:rPr>
        <w:t>"+"Enter".</w:t>
      </w:r>
    </w:p>
    <w:p w:rsidR="756FBAA9" w:rsidP="5DB37F8C" w:rsidRDefault="756FBAA9" w14:paraId="11005B29" w14:textId="10D901C2">
      <w:pPr>
        <w:pStyle w:val="Normal"/>
        <w:rPr>
          <w:rFonts w:ascii="Lucida Sans Typewriter" w:hAnsi="Lucida Sans Typewriter" w:eastAsia="Lucida Sans Typewriter" w:cs="Lucida Sans Typewriter"/>
        </w:rPr>
      </w:pPr>
      <w:r w:rsidRPr="5DB37F8C" w:rsidR="756FBAA9">
        <w:rPr>
          <w:rFonts w:ascii="Lucida Sans Typewriter" w:hAnsi="Lucida Sans Typewriter" w:eastAsia="Lucida Sans Typewriter" w:cs="Lucida Sans Typewriter"/>
        </w:rPr>
        <w:t xml:space="preserve"> </w:t>
      </w:r>
    </w:p>
    <w:p w:rsidR="756FBAA9" w:rsidP="5DB37F8C" w:rsidRDefault="756FBAA9" w14:paraId="25BA48E2" w14:textId="0DD676C0">
      <w:pPr>
        <w:pStyle w:val="Normal"/>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 xml:space="preserve"> -c </w:t>
      </w:r>
      <w:proofErr w:type="spellStart"/>
      <w:r w:rsidRPr="5DB37F8C" w:rsidR="756FBAA9">
        <w:rPr>
          <w:rFonts w:ascii="Lucida Sans Typewriter" w:hAnsi="Lucida Sans Typewriter" w:eastAsia="Lucida Sans Typewriter" w:cs="Lucida Sans Typewriter"/>
        </w:rPr>
        <w:t>cleansstate</w:t>
      </w:r>
      <w:proofErr w:type="spellEnd"/>
      <w:r w:rsidRPr="5DB37F8C" w:rsidR="756FBAA9">
        <w:rPr>
          <w:rFonts w:ascii="Lucida Sans Typewriter" w:hAnsi="Lucida Sans Typewriter" w:eastAsia="Lucida Sans Typewriter" w:cs="Lucida Sans Typewriter"/>
        </w:rPr>
        <w:t xml:space="preserve"> &lt;recipe-name&gt;</w:t>
      </w:r>
    </w:p>
    <w:p w:rsidR="756FBAA9" w:rsidP="5DB37F8C" w:rsidRDefault="756FBAA9" w14:paraId="6B6540D7" w14:textId="46416289">
      <w:pPr>
        <w:pStyle w:val="Normal"/>
      </w:pPr>
      <w:r w:rsidR="756FBAA9">
        <w:rPr/>
        <w:t xml:space="preserve"> </w:t>
      </w:r>
    </w:p>
    <w:p w:rsidR="756FBAA9" w:rsidP="5DB37F8C" w:rsidRDefault="756FBAA9" w14:paraId="221898A1" w14:textId="313D14A5">
      <w:pPr>
        <w:pStyle w:val="Normal"/>
        <w:rPr>
          <w:b w:val="1"/>
          <w:bCs w:val="1"/>
          <w:u w:val="single"/>
        </w:rPr>
      </w:pPr>
      <w:r w:rsidRPr="5DB37F8C" w:rsidR="756FBAA9">
        <w:rPr>
          <w:b w:val="1"/>
          <w:bCs w:val="1"/>
          <w:u w:val="single"/>
        </w:rPr>
        <w:t>Adding New reciepe</w:t>
      </w:r>
    </w:p>
    <w:p w:rsidR="756FBAA9" w:rsidP="5DB37F8C" w:rsidRDefault="756FBAA9" w14:paraId="31AB205F" w14:textId="3A9DBAB5">
      <w:pPr>
        <w:pStyle w:val="Normal"/>
        <w:ind w:left="720"/>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-layers create-layer meta-sample</w:t>
      </w:r>
    </w:p>
    <w:p w:rsidR="756FBAA9" w:rsidP="5DB37F8C" w:rsidRDefault="756FBAA9" w14:paraId="4F8AD73B" w14:textId="25D10A8B">
      <w:pPr>
        <w:pStyle w:val="Normal"/>
        <w:ind w:left="720"/>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-layers show-layers</w:t>
      </w:r>
    </w:p>
    <w:p w:rsidR="756FBAA9" w:rsidP="5DB37F8C" w:rsidRDefault="756FBAA9" w14:paraId="4AA159CC" w14:textId="5C7059B7">
      <w:pPr>
        <w:pStyle w:val="Normal"/>
        <w:ind w:left="720"/>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-layers add-layer meta-sample</w:t>
      </w:r>
    </w:p>
    <w:p w:rsidR="756FBAA9" w:rsidP="5DB37F8C" w:rsidRDefault="756FBAA9" w14:paraId="1992CB52" w14:textId="560CF178">
      <w:pPr>
        <w:pStyle w:val="Normal"/>
        <w:ind w:left="720"/>
        <w:rPr>
          <w:rFonts w:ascii="Lucida Sans Typewriter" w:hAnsi="Lucida Sans Typewriter" w:eastAsia="Lucida Sans Typewriter" w:cs="Lucida Sans Typewriter"/>
        </w:rPr>
      </w:pPr>
      <w:proofErr w:type="spellStart"/>
      <w:r w:rsidRPr="5DB37F8C" w:rsidR="756FBAA9">
        <w:rPr>
          <w:rFonts w:ascii="Lucida Sans Typewriter" w:hAnsi="Lucida Sans Typewriter" w:eastAsia="Lucida Sans Typewriter" w:cs="Lucida Sans Typewriter"/>
        </w:rPr>
        <w:t>bitbake</w:t>
      </w:r>
      <w:proofErr w:type="spellEnd"/>
      <w:r w:rsidRPr="5DB37F8C" w:rsidR="756FBAA9">
        <w:rPr>
          <w:rFonts w:ascii="Lucida Sans Typewriter" w:hAnsi="Lucida Sans Typewriter" w:eastAsia="Lucida Sans Typewriter" w:cs="Lucida Sans Typewriter"/>
        </w:rPr>
        <w:t xml:space="preserve"> sample</w:t>
      </w:r>
    </w:p>
    <w:p w:rsidR="756FBAA9" w:rsidP="5DB37F8C" w:rsidRDefault="756FBAA9" w14:paraId="3E0FB917" w14:textId="00943C11">
      <w:pPr>
        <w:pStyle w:val="Normal"/>
      </w:pPr>
      <w:r w:rsidR="756FBAA9">
        <w:rPr/>
        <w:t xml:space="preserve"> </w:t>
      </w:r>
      <w:r w:rsidR="756FBAA9">
        <w:rPr/>
        <w:t xml:space="preserve"> </w:t>
      </w:r>
    </w:p>
    <w:p w:rsidR="756FBAA9" w:rsidP="5DB37F8C" w:rsidRDefault="756FBAA9" w14:paraId="38139AE7" w14:textId="3B500155">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DESCRIPTION = "A friendly program that prints Hello World!"</w:t>
      </w:r>
    </w:p>
    <w:p w:rsidR="756FBAA9" w:rsidP="5DB37F8C" w:rsidRDefault="756FBAA9" w14:paraId="0C0BB4CF" w14:textId="25807C2B">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PRIORITY = "optional"</w:t>
      </w:r>
    </w:p>
    <w:p w:rsidR="756FBAA9" w:rsidP="5DB37F8C" w:rsidRDefault="756FBAA9" w14:paraId="45EA6A0C" w14:textId="08F6F3C1">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SECTION = "examples"</w:t>
      </w:r>
    </w:p>
    <w:p w:rsidR="756FBAA9" w:rsidP="5DB37F8C" w:rsidRDefault="756FBAA9" w14:paraId="6140FC72" w14:textId="0C1A2245">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LICENSE = "MIT"</w:t>
      </w:r>
    </w:p>
    <w:p w:rsidR="756FBAA9" w:rsidP="5DB37F8C" w:rsidRDefault="756FBAA9" w14:paraId="48408B28" w14:textId="709889AA">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LIC_FILES_CHKSUM = "</w:t>
      </w:r>
      <w:r w:rsidRPr="5DB37F8C" w:rsidR="756FBAA9">
        <w:rPr>
          <w:rFonts w:ascii="Lucida Sans Typewriter" w:hAnsi="Lucida Sans Typewriter" w:eastAsia="Lucida Sans Typewriter" w:cs="Lucida Sans Typewriter"/>
          <w:sz w:val="18"/>
          <w:szCs w:val="18"/>
        </w:rPr>
        <w:t>file://${COMMON_LICENSE_DIR}/MIT;md5=0835ade698e0bcf8506ecda2f7b4f302</w:t>
      </w:r>
      <w:r w:rsidRPr="5DB37F8C" w:rsidR="756FBAA9">
        <w:rPr>
          <w:rFonts w:ascii="Lucida Sans Typewriter" w:hAnsi="Lucida Sans Typewriter" w:eastAsia="Lucida Sans Typewriter" w:cs="Lucida Sans Typewriter"/>
          <w:sz w:val="18"/>
          <w:szCs w:val="18"/>
        </w:rPr>
        <w:t>"</w:t>
      </w:r>
    </w:p>
    <w:p w:rsidR="756FBAA9" w:rsidP="5DB37F8C" w:rsidRDefault="756FBAA9" w14:paraId="204E26B3" w14:textId="02820F0C">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SRC_URI = "</w:t>
      </w:r>
      <w:r w:rsidRPr="5DB37F8C" w:rsidR="756FBAA9">
        <w:rPr>
          <w:rFonts w:ascii="Lucida Sans Typewriter" w:hAnsi="Lucida Sans Typewriter" w:eastAsia="Lucida Sans Typewriter" w:cs="Lucida Sans Typewriter"/>
          <w:sz w:val="18"/>
          <w:szCs w:val="18"/>
        </w:rPr>
        <w:t>file://helloworld.c</w:t>
      </w:r>
      <w:r w:rsidRPr="5DB37F8C" w:rsidR="756FBAA9">
        <w:rPr>
          <w:rFonts w:ascii="Lucida Sans Typewriter" w:hAnsi="Lucida Sans Typewriter" w:eastAsia="Lucida Sans Typewriter" w:cs="Lucida Sans Typewriter"/>
          <w:sz w:val="18"/>
          <w:szCs w:val="18"/>
        </w:rPr>
        <w:t>"</w:t>
      </w:r>
    </w:p>
    <w:p w:rsidR="756FBAA9" w:rsidP="5DB37F8C" w:rsidRDefault="756FBAA9" w14:paraId="16ED29E8" w14:textId="3B38F677">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S = "${WORKDIR}"</w:t>
      </w:r>
    </w:p>
    <w:p w:rsidR="756FBAA9" w:rsidP="5DB37F8C" w:rsidRDefault="756FBAA9" w14:paraId="565F303C" w14:textId="35372C33">
      <w:pPr>
        <w:pStyle w:val="Normal"/>
        <w:rPr>
          <w:rFonts w:ascii="Lucida Sans Typewriter" w:hAnsi="Lucida Sans Typewriter" w:eastAsia="Lucida Sans Typewriter" w:cs="Lucida Sans Typewriter"/>
          <w:sz w:val="18"/>
          <w:szCs w:val="18"/>
        </w:rPr>
      </w:pPr>
      <w:proofErr w:type="spellStart"/>
      <w:r w:rsidRPr="5DB37F8C" w:rsidR="756FBAA9">
        <w:rPr>
          <w:rFonts w:ascii="Lucida Sans Typewriter" w:hAnsi="Lucida Sans Typewriter" w:eastAsia="Lucida Sans Typewriter" w:cs="Lucida Sans Typewriter"/>
          <w:sz w:val="18"/>
          <w:szCs w:val="18"/>
        </w:rPr>
        <w:t>do_compile</w:t>
      </w:r>
      <w:proofErr w:type="spellEnd"/>
      <w:r w:rsidRPr="5DB37F8C" w:rsidR="756FBAA9">
        <w:rPr>
          <w:rFonts w:ascii="Lucida Sans Typewriter" w:hAnsi="Lucida Sans Typewriter" w:eastAsia="Lucida Sans Typewriter" w:cs="Lucida Sans Typewriter"/>
          <w:sz w:val="18"/>
          <w:szCs w:val="18"/>
        </w:rPr>
        <w:t>() {</w:t>
      </w:r>
    </w:p>
    <w:p w:rsidR="756FBAA9" w:rsidP="5DB37F8C" w:rsidRDefault="756FBAA9" w14:paraId="2F759F95" w14:textId="73C82F21">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 xml:space="preserve">${CC} ${CFLAGS} ${LDFLAGS} </w:t>
      </w:r>
      <w:proofErr w:type="spellStart"/>
      <w:r w:rsidRPr="5DB37F8C" w:rsidR="756FBAA9">
        <w:rPr>
          <w:rFonts w:ascii="Lucida Sans Typewriter" w:hAnsi="Lucida Sans Typewriter" w:eastAsia="Lucida Sans Typewriter" w:cs="Lucida Sans Typewriter"/>
          <w:sz w:val="18"/>
          <w:szCs w:val="18"/>
        </w:rPr>
        <w:t>helloworld.c</w:t>
      </w:r>
      <w:proofErr w:type="spellEnd"/>
      <w:r w:rsidRPr="5DB37F8C" w:rsidR="756FBAA9">
        <w:rPr>
          <w:rFonts w:ascii="Lucida Sans Typewriter" w:hAnsi="Lucida Sans Typewriter" w:eastAsia="Lucida Sans Typewriter" w:cs="Lucida Sans Typewriter"/>
          <w:sz w:val="18"/>
          <w:szCs w:val="18"/>
        </w:rPr>
        <w:t xml:space="preserve"> -o </w:t>
      </w:r>
      <w:proofErr w:type="spellStart"/>
      <w:r w:rsidRPr="5DB37F8C" w:rsidR="756FBAA9">
        <w:rPr>
          <w:rFonts w:ascii="Lucida Sans Typewriter" w:hAnsi="Lucida Sans Typewriter" w:eastAsia="Lucida Sans Typewriter" w:cs="Lucida Sans Typewriter"/>
          <w:sz w:val="18"/>
          <w:szCs w:val="18"/>
        </w:rPr>
        <w:t>helloworld</w:t>
      </w:r>
      <w:proofErr w:type="spellEnd"/>
    </w:p>
    <w:p w:rsidR="756FBAA9" w:rsidP="5DB37F8C" w:rsidRDefault="756FBAA9" w14:paraId="1493FE6D" w14:textId="5C3C2F70">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w:t>
      </w:r>
    </w:p>
    <w:p w:rsidR="756FBAA9" w:rsidP="5DB37F8C" w:rsidRDefault="756FBAA9" w14:paraId="64324B7C" w14:textId="75588B7A">
      <w:pPr>
        <w:pStyle w:val="Normal"/>
        <w:rPr>
          <w:rFonts w:ascii="Lucida Sans Typewriter" w:hAnsi="Lucida Sans Typewriter" w:eastAsia="Lucida Sans Typewriter" w:cs="Lucida Sans Typewriter"/>
          <w:sz w:val="18"/>
          <w:szCs w:val="18"/>
        </w:rPr>
      </w:pPr>
      <w:proofErr w:type="spellStart"/>
      <w:r w:rsidRPr="5DB37F8C" w:rsidR="756FBAA9">
        <w:rPr>
          <w:rFonts w:ascii="Lucida Sans Typewriter" w:hAnsi="Lucida Sans Typewriter" w:eastAsia="Lucida Sans Typewriter" w:cs="Lucida Sans Typewriter"/>
          <w:sz w:val="18"/>
          <w:szCs w:val="18"/>
        </w:rPr>
        <w:t>do_install</w:t>
      </w:r>
      <w:proofErr w:type="spellEnd"/>
      <w:r w:rsidRPr="5DB37F8C" w:rsidR="756FBAA9">
        <w:rPr>
          <w:rFonts w:ascii="Lucida Sans Typewriter" w:hAnsi="Lucida Sans Typewriter" w:eastAsia="Lucida Sans Typewriter" w:cs="Lucida Sans Typewriter"/>
          <w:sz w:val="18"/>
          <w:szCs w:val="18"/>
        </w:rPr>
        <w:t>() {</w:t>
      </w:r>
    </w:p>
    <w:p w:rsidR="756FBAA9" w:rsidP="5DB37F8C" w:rsidRDefault="756FBAA9" w14:paraId="2DF6D910" w14:textId="12F8514F">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install -d ${D}${</w:t>
      </w:r>
      <w:proofErr w:type="spellStart"/>
      <w:r w:rsidRPr="5DB37F8C" w:rsidR="756FBAA9">
        <w:rPr>
          <w:rFonts w:ascii="Lucida Sans Typewriter" w:hAnsi="Lucida Sans Typewriter" w:eastAsia="Lucida Sans Typewriter" w:cs="Lucida Sans Typewriter"/>
          <w:sz w:val="18"/>
          <w:szCs w:val="18"/>
        </w:rPr>
        <w:t>bindir</w:t>
      </w:r>
      <w:proofErr w:type="spellEnd"/>
      <w:r w:rsidRPr="5DB37F8C" w:rsidR="756FBAA9">
        <w:rPr>
          <w:rFonts w:ascii="Lucida Sans Typewriter" w:hAnsi="Lucida Sans Typewriter" w:eastAsia="Lucida Sans Typewriter" w:cs="Lucida Sans Typewriter"/>
          <w:sz w:val="18"/>
          <w:szCs w:val="18"/>
        </w:rPr>
        <w:t>}</w:t>
      </w:r>
    </w:p>
    <w:p w:rsidR="756FBAA9" w:rsidP="5DB37F8C" w:rsidRDefault="756FBAA9" w14:paraId="29E048B9" w14:textId="7E74E2F8">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 xml:space="preserve">install -m 0755 </w:t>
      </w:r>
      <w:proofErr w:type="spellStart"/>
      <w:r w:rsidRPr="5DB37F8C" w:rsidR="756FBAA9">
        <w:rPr>
          <w:rFonts w:ascii="Lucida Sans Typewriter" w:hAnsi="Lucida Sans Typewriter" w:eastAsia="Lucida Sans Typewriter" w:cs="Lucida Sans Typewriter"/>
          <w:sz w:val="18"/>
          <w:szCs w:val="18"/>
        </w:rPr>
        <w:t>helloworld</w:t>
      </w:r>
      <w:proofErr w:type="spellEnd"/>
      <w:r w:rsidRPr="5DB37F8C" w:rsidR="756FBAA9">
        <w:rPr>
          <w:rFonts w:ascii="Lucida Sans Typewriter" w:hAnsi="Lucida Sans Typewriter" w:eastAsia="Lucida Sans Typewriter" w:cs="Lucida Sans Typewriter"/>
          <w:sz w:val="18"/>
          <w:szCs w:val="18"/>
        </w:rPr>
        <w:t xml:space="preserve"> ${D}${</w:t>
      </w:r>
      <w:proofErr w:type="spellStart"/>
      <w:r w:rsidRPr="5DB37F8C" w:rsidR="756FBAA9">
        <w:rPr>
          <w:rFonts w:ascii="Lucida Sans Typewriter" w:hAnsi="Lucida Sans Typewriter" w:eastAsia="Lucida Sans Typewriter" w:cs="Lucida Sans Typewriter"/>
          <w:sz w:val="18"/>
          <w:szCs w:val="18"/>
        </w:rPr>
        <w:t>bindir</w:t>
      </w:r>
      <w:proofErr w:type="spellEnd"/>
      <w:r w:rsidRPr="5DB37F8C" w:rsidR="756FBAA9">
        <w:rPr>
          <w:rFonts w:ascii="Lucida Sans Typewriter" w:hAnsi="Lucida Sans Typewriter" w:eastAsia="Lucida Sans Typewriter" w:cs="Lucida Sans Typewriter"/>
          <w:sz w:val="18"/>
          <w:szCs w:val="18"/>
        </w:rPr>
        <w:t>}</w:t>
      </w:r>
    </w:p>
    <w:p w:rsidR="756FBAA9" w:rsidP="5DB37F8C" w:rsidRDefault="756FBAA9" w14:paraId="728EEE1F" w14:textId="7166C38D">
      <w:pPr>
        <w:pStyle w:val="Normal"/>
        <w:rPr>
          <w:rFonts w:ascii="Lucida Sans Typewriter" w:hAnsi="Lucida Sans Typewriter" w:eastAsia="Lucida Sans Typewriter" w:cs="Lucida Sans Typewriter"/>
          <w:sz w:val="18"/>
          <w:szCs w:val="18"/>
        </w:rPr>
      </w:pPr>
      <w:r w:rsidRPr="5DB37F8C" w:rsidR="756FBAA9">
        <w:rPr>
          <w:rFonts w:ascii="Lucida Sans Typewriter" w:hAnsi="Lucida Sans Typewriter" w:eastAsia="Lucida Sans Typewriter" w:cs="Lucida Sans Typewriter"/>
          <w:sz w:val="18"/>
          <w:szCs w:val="18"/>
        </w:rPr>
        <w:t>}</w:t>
      </w:r>
    </w:p>
    <w:p w:rsidR="756FBAA9" w:rsidP="5DB37F8C" w:rsidRDefault="756FBAA9" w14:paraId="0FBB97BF" w14:textId="6330E140">
      <w:pPr>
        <w:pStyle w:val="Normal"/>
      </w:pPr>
      <w:r w:rsidR="756FBAA9">
        <w:rPr/>
        <w:t>/home/luser/Training/Day1/poky/build/tmp/deploy/images/qemux86/test/core-image-minimal-qemux86-20230209083004.rootfs/usr/bin</w:t>
      </w:r>
    </w:p>
    <w:p w:rsidR="4977B09F" w:rsidRDefault="4977B09F" w14:paraId="15A7E7AE" w14:textId="10EABBFE">
      <w:r>
        <w:br w:type="page"/>
      </w:r>
    </w:p>
    <w:p w:rsidR="0ABD7473" w:rsidP="5DB37F8C" w:rsidRDefault="0ABD7473" w14:paraId="19B3D0EF" w14:textId="0E02642B">
      <w:pPr>
        <w:rPr>
          <w:b w:val="1"/>
          <w:bCs w:val="1"/>
          <w:color w:val="FF0000"/>
          <w:sz w:val="56"/>
          <w:szCs w:val="56"/>
        </w:rPr>
      </w:pPr>
      <w:r w:rsidRPr="5DB37F8C" w:rsidR="0ABD7473">
        <w:rPr>
          <w:b w:val="1"/>
          <w:bCs w:val="1"/>
          <w:color w:val="FF0000"/>
          <w:sz w:val="52"/>
          <w:szCs w:val="52"/>
        </w:rPr>
        <w:t>Day – 2</w:t>
      </w:r>
    </w:p>
    <w:p w:rsidR="0ABD7473" w:rsidP="5DB37F8C" w:rsidRDefault="0ABD7473" w14:paraId="05B942AD" w14:textId="2D45BAF3">
      <w:pPr>
        <w:pStyle w:val="Normal"/>
      </w:pPr>
      <w:r w:rsidR="0ABD7473">
        <w:rPr/>
        <w:t xml:space="preserve">Static / Dynamic </w:t>
      </w:r>
      <w:r w:rsidR="0ABD7473">
        <w:rPr/>
        <w:t>libraries</w:t>
      </w:r>
      <w:r w:rsidR="0ABD7473">
        <w:rPr/>
        <w:t>.</w:t>
      </w:r>
    </w:p>
    <w:p w:rsidR="649C4B73" w:rsidP="5DB37F8C" w:rsidRDefault="649C4B73" w14:paraId="2829391C" w14:textId="19F7F95F">
      <w:pPr>
        <w:pStyle w:val="Normal"/>
      </w:pPr>
      <w:r w:rsidR="649C4B73">
        <w:rPr/>
        <w:t xml:space="preserve">Static: </w:t>
      </w:r>
      <w:hyperlink r:id="R146e936725494119">
        <w:r w:rsidRPr="5DB37F8C" w:rsidR="2422FFAD">
          <w:rPr>
            <w:rStyle w:val="Hyperlink"/>
          </w:rPr>
          <w:t>https://www.youtube.com/watch?v=pkMg_df8gHs</w:t>
        </w:r>
      </w:hyperlink>
    </w:p>
    <w:p w:rsidR="649C4B73" w:rsidP="5DB37F8C" w:rsidRDefault="649C4B73" w14:paraId="24920024" w14:textId="5BEDF343">
      <w:pPr>
        <w:pStyle w:val="Normal"/>
      </w:pPr>
      <w:r w:rsidR="649C4B73">
        <w:drawing>
          <wp:inline wp14:editId="41EC856F" wp14:anchorId="61B4FB8C">
            <wp:extent cx="6870716" cy="3521242"/>
            <wp:effectExtent l="0" t="0" r="0" b="0"/>
            <wp:docPr id="1806478273" name="" title=""/>
            <wp:cNvGraphicFramePr>
              <a:graphicFrameLocks noChangeAspect="1"/>
            </wp:cNvGraphicFramePr>
            <a:graphic>
              <a:graphicData uri="http://schemas.openxmlformats.org/drawingml/2006/picture">
                <pic:pic>
                  <pic:nvPicPr>
                    <pic:cNvPr id="0" name=""/>
                    <pic:cNvPicPr/>
                  </pic:nvPicPr>
                  <pic:blipFill>
                    <a:blip r:embed="R130673e1f70f4011">
                      <a:extLst>
                        <a:ext xmlns:a="http://schemas.openxmlformats.org/drawingml/2006/main" uri="{28A0092B-C50C-407E-A947-70E740481C1C}">
                          <a14:useLocalDpi val="0"/>
                        </a:ext>
                      </a:extLst>
                    </a:blip>
                    <a:stretch>
                      <a:fillRect/>
                    </a:stretch>
                  </pic:blipFill>
                  <pic:spPr>
                    <a:xfrm>
                      <a:off x="0" y="0"/>
                      <a:ext cx="6870716" cy="3521242"/>
                    </a:xfrm>
                    <a:prstGeom prst="rect">
                      <a:avLst/>
                    </a:prstGeom>
                  </pic:spPr>
                </pic:pic>
              </a:graphicData>
            </a:graphic>
          </wp:inline>
        </w:drawing>
      </w:r>
    </w:p>
    <w:p w:rsidR="1B146CC6" w:rsidP="5DB37F8C" w:rsidRDefault="1B146CC6" w14:paraId="107E431E" w14:textId="4C48F9D6">
      <w:pPr>
        <w:pStyle w:val="Normal"/>
      </w:pPr>
      <w:r w:rsidR="1B146CC6">
        <w:rPr/>
        <w:t xml:space="preserve">Dynamic: </w:t>
      </w:r>
      <w:hyperlink r:id="Ra24dba653dfd4c22">
        <w:r w:rsidRPr="5DB37F8C" w:rsidR="1B146CC6">
          <w:rPr>
            <w:rStyle w:val="Hyperlink"/>
          </w:rPr>
          <w:t>https://www.youtube.com/watch?v=3RmIVDgPmGk</w:t>
        </w:r>
      </w:hyperlink>
    </w:p>
    <w:p w:rsidR="6AE37CF9" w:rsidP="5DB37F8C" w:rsidRDefault="6AE37CF9" w14:paraId="30F4874A" w14:textId="3D892F53">
      <w:pPr>
        <w:pStyle w:val="Normal"/>
      </w:pPr>
      <w:r w:rsidR="6AE37CF9">
        <w:drawing>
          <wp:inline wp14:editId="042900B3" wp14:anchorId="6AA64106">
            <wp:extent cx="6587045" cy="3375860"/>
            <wp:effectExtent l="0" t="0" r="0" b="0"/>
            <wp:docPr id="1681680890" name="" title=""/>
            <wp:cNvGraphicFramePr>
              <a:graphicFrameLocks noChangeAspect="1"/>
            </wp:cNvGraphicFramePr>
            <a:graphic>
              <a:graphicData uri="http://schemas.openxmlformats.org/drawingml/2006/picture">
                <pic:pic>
                  <pic:nvPicPr>
                    <pic:cNvPr id="0" name=""/>
                    <pic:cNvPicPr/>
                  </pic:nvPicPr>
                  <pic:blipFill>
                    <a:blip r:embed="Rf47558c127774f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7045" cy="3375860"/>
                    </a:xfrm>
                    <a:prstGeom prst="rect">
                      <a:avLst/>
                    </a:prstGeom>
                  </pic:spPr>
                </pic:pic>
              </a:graphicData>
            </a:graphic>
          </wp:inline>
        </w:drawing>
      </w:r>
    </w:p>
    <w:p w:rsidR="4977B09F" w:rsidRDefault="4977B09F" w14:paraId="7DA3899C" w14:textId="23FE543D">
      <w:r>
        <w:br w:type="page"/>
      </w:r>
    </w:p>
    <w:p w:rsidR="1D5C5772" w:rsidP="5DB37F8C" w:rsidRDefault="1D5C5772" w14:paraId="58E5B9F5" w14:textId="4516A9C4">
      <w:pPr>
        <w:rPr>
          <w:b w:val="1"/>
          <w:bCs w:val="1"/>
          <w:color w:val="FF0000"/>
          <w:sz w:val="56"/>
          <w:szCs w:val="56"/>
        </w:rPr>
      </w:pPr>
      <w:r w:rsidRPr="5DB37F8C" w:rsidR="1D5C5772">
        <w:rPr>
          <w:b w:val="1"/>
          <w:bCs w:val="1"/>
          <w:color w:val="FF0000"/>
          <w:sz w:val="52"/>
          <w:szCs w:val="52"/>
        </w:rPr>
        <w:t>Day – 3</w:t>
      </w:r>
    </w:p>
    <w:p w:rsidR="7AE34F6E" w:rsidP="5DB37F8C" w:rsidRDefault="7AE34F6E" w14:paraId="4DD8BA27" w14:textId="3BA1071B">
      <w:pPr>
        <w:pStyle w:val="Normal"/>
      </w:pPr>
      <w:r w:rsidR="7AE34F6E">
        <w:drawing>
          <wp:inline wp14:editId="3BDE2086" wp14:anchorId="34DE9FC8">
            <wp:extent cx="4572000" cy="1704975"/>
            <wp:effectExtent l="0" t="0" r="0" b="0"/>
            <wp:docPr id="2128448669" name="" title=""/>
            <wp:cNvGraphicFramePr>
              <a:graphicFrameLocks noChangeAspect="1"/>
            </wp:cNvGraphicFramePr>
            <a:graphic>
              <a:graphicData uri="http://schemas.openxmlformats.org/drawingml/2006/picture">
                <pic:pic>
                  <pic:nvPicPr>
                    <pic:cNvPr id="0" name=""/>
                    <pic:cNvPicPr/>
                  </pic:nvPicPr>
                  <pic:blipFill>
                    <a:blip r:embed="R8b221eaab9114b0d">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7AE34F6E" w:rsidP="5DB37F8C" w:rsidRDefault="7AE34F6E" w14:paraId="1CAB39F9" w14:textId="68747D42">
      <w:pPr>
        <w:pStyle w:val="Normal"/>
      </w:pPr>
      <w:r w:rsidR="7AE34F6E">
        <w:drawing>
          <wp:inline wp14:editId="633ABEAB" wp14:anchorId="345081A5">
            <wp:extent cx="4572000" cy="2571750"/>
            <wp:effectExtent l="0" t="0" r="0" b="0"/>
            <wp:docPr id="1854419258" name="" title=""/>
            <wp:cNvGraphicFramePr>
              <a:graphicFrameLocks noChangeAspect="1"/>
            </wp:cNvGraphicFramePr>
            <a:graphic>
              <a:graphicData uri="http://schemas.openxmlformats.org/drawingml/2006/picture">
                <pic:pic>
                  <pic:nvPicPr>
                    <pic:cNvPr id="0" name=""/>
                    <pic:cNvPicPr/>
                  </pic:nvPicPr>
                  <pic:blipFill>
                    <a:blip r:embed="Rb8d7f774652e418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AE34F6E" w:rsidP="5DB37F8C" w:rsidRDefault="7AE34F6E" w14:paraId="37FBD678" w14:textId="0070449A">
      <w:pPr>
        <w:pStyle w:val="Normal"/>
      </w:pPr>
      <w:r w:rsidRPr="5DB37F8C" w:rsidR="7AE34F6E">
        <w:rPr>
          <w:b w:val="1"/>
          <w:bCs w:val="1"/>
          <w:sz w:val="32"/>
          <w:szCs w:val="32"/>
        </w:rPr>
        <w:t xml:space="preserve">Modules </w:t>
      </w:r>
      <w:r w:rsidR="7AE34F6E">
        <w:rPr/>
        <w:t>- &gt; Dynamic</w:t>
      </w:r>
    </w:p>
    <w:p w:rsidR="7AE34F6E" w:rsidP="5DB37F8C" w:rsidRDefault="7AE34F6E" w14:paraId="0EDC8642" w14:textId="2F03154B">
      <w:pPr>
        <w:pStyle w:val="Normal"/>
      </w:pPr>
      <w:r w:rsidR="7AE34F6E">
        <w:rPr/>
        <w:t>Modules are preffered way for development</w:t>
      </w:r>
    </w:p>
    <w:p w:rsidR="7AE34F6E" w:rsidP="5DB37F8C" w:rsidRDefault="7AE34F6E" w14:paraId="44E657DA" w14:textId="3AECB9CB">
      <w:pPr>
        <w:pStyle w:val="Normal"/>
      </w:pPr>
      <w:r w:rsidR="7AE34F6E">
        <w:rPr/>
        <w:t xml:space="preserve">we are using same gcc and other tool chain for module programming </w:t>
      </w:r>
    </w:p>
    <w:p w:rsidR="7AE34F6E" w:rsidP="5DB37F8C" w:rsidRDefault="7AE34F6E" w14:paraId="0DB8F02C" w14:textId="563DA81F">
      <w:pPr>
        <w:pStyle w:val="Normal"/>
      </w:pPr>
      <w:r w:rsidR="7AE34F6E">
        <w:rPr/>
        <w:t xml:space="preserve"> </w:t>
      </w:r>
    </w:p>
    <w:p w:rsidR="7AE34F6E" w:rsidP="5DB37F8C" w:rsidRDefault="7AE34F6E" w14:paraId="4D060D0E" w14:textId="2F0C8995">
      <w:pPr>
        <w:pStyle w:val="Normal"/>
      </w:pPr>
      <w:r w:rsidR="7AE34F6E">
        <w:rPr/>
        <w:t>Modules are nothing but adding new service to existing code</w:t>
      </w:r>
    </w:p>
    <w:p w:rsidR="7AE34F6E" w:rsidP="5DB37F8C" w:rsidRDefault="7AE34F6E" w14:paraId="5E3D2E59" w14:textId="491C45CD">
      <w:pPr>
        <w:pStyle w:val="Normal"/>
        <w:rPr>
          <w:b w:val="1"/>
          <w:bCs w:val="1"/>
        </w:rPr>
      </w:pPr>
      <w:r w:rsidRPr="5DB37F8C" w:rsidR="7AE34F6E">
        <w:rPr>
          <w:b w:val="1"/>
          <w:bCs w:val="1"/>
        </w:rPr>
        <w:t>Points to considered</w:t>
      </w:r>
    </w:p>
    <w:p w:rsidR="398834A0" w:rsidP="5DB37F8C" w:rsidRDefault="398834A0" w14:paraId="2F2054AF" w14:textId="2AE73268">
      <w:pPr>
        <w:pStyle w:val="Normal"/>
      </w:pPr>
      <w:r w:rsidR="398834A0">
        <w:rPr/>
        <w:t xml:space="preserve">1. It should not use user space libs </w:t>
      </w:r>
      <w:r w:rsidR="398834A0">
        <w:rPr/>
        <w:t>eg:</w:t>
      </w:r>
      <w:r w:rsidR="57C274CA">
        <w:rPr/>
        <w:t xml:space="preserve"> </w:t>
      </w:r>
      <w:r w:rsidR="398834A0">
        <w:rPr/>
        <w:t>stdlib</w:t>
      </w:r>
    </w:p>
    <w:p w:rsidR="398834A0" w:rsidP="5DB37F8C" w:rsidRDefault="398834A0" w14:paraId="482E8153" w14:textId="250E1494">
      <w:pPr>
        <w:pStyle w:val="Normal"/>
      </w:pPr>
      <w:r w:rsidR="398834A0">
        <w:rPr/>
        <w:t>2.Include files must be from kernel headers</w:t>
      </w:r>
    </w:p>
    <w:p w:rsidR="398834A0" w:rsidP="5DB37F8C" w:rsidRDefault="398834A0" w14:paraId="20D40389" w14:textId="18DB45D2">
      <w:pPr>
        <w:pStyle w:val="Normal"/>
      </w:pPr>
      <w:r w:rsidR="398834A0">
        <w:rPr/>
        <w:t xml:space="preserve">   </w:t>
      </w:r>
      <w:proofErr w:type="spellStart"/>
      <w:r w:rsidR="398834A0">
        <w:rPr/>
        <w:t>eg</w:t>
      </w:r>
      <w:proofErr w:type="spellEnd"/>
      <w:r w:rsidR="398834A0">
        <w:rPr/>
        <w:t xml:space="preserve">: </w:t>
      </w:r>
      <w:r>
        <w:tab/>
      </w:r>
      <w:r>
        <w:tab/>
      </w:r>
      <w:r w:rsidR="398834A0">
        <w:rPr/>
        <w:t xml:space="preserve">user </w:t>
      </w:r>
      <w:proofErr w:type="gramStart"/>
      <w:r w:rsidR="398834A0">
        <w:rPr/>
        <w:t>space :</w:t>
      </w:r>
      <w:proofErr w:type="gramEnd"/>
      <w:r w:rsidR="398834A0">
        <w:rPr/>
        <w:t xml:space="preserve"> /</w:t>
      </w:r>
      <w:proofErr w:type="spellStart"/>
      <w:r w:rsidR="398834A0">
        <w:rPr/>
        <w:t>usr</w:t>
      </w:r>
      <w:proofErr w:type="spellEnd"/>
      <w:r w:rsidR="398834A0">
        <w:rPr/>
        <w:t>/include or /</w:t>
      </w:r>
      <w:proofErr w:type="spellStart"/>
      <w:r w:rsidR="398834A0">
        <w:rPr/>
        <w:t>usr</w:t>
      </w:r>
      <w:proofErr w:type="spellEnd"/>
      <w:r w:rsidR="398834A0">
        <w:rPr/>
        <w:t>/include/</w:t>
      </w:r>
      <w:proofErr w:type="spellStart"/>
      <w:r w:rsidR="398834A0">
        <w:rPr/>
        <w:t>linux</w:t>
      </w:r>
      <w:proofErr w:type="spellEnd"/>
    </w:p>
    <w:p w:rsidR="398834A0" w:rsidP="5DB37F8C" w:rsidRDefault="398834A0" w14:paraId="3B06B914" w14:textId="3DA61DD9">
      <w:pPr>
        <w:pStyle w:val="Normal"/>
      </w:pPr>
      <w:r w:rsidR="398834A0">
        <w:rPr/>
        <w:t xml:space="preserve">   </w:t>
      </w:r>
      <w:r>
        <w:tab/>
      </w:r>
      <w:r w:rsidR="398834A0">
        <w:rPr/>
        <w:t xml:space="preserve">kernel </w:t>
      </w:r>
      <w:proofErr w:type="gramStart"/>
      <w:r w:rsidR="398834A0">
        <w:rPr/>
        <w:t>space :</w:t>
      </w:r>
      <w:proofErr w:type="gramEnd"/>
      <w:r w:rsidR="398834A0">
        <w:rPr/>
        <w:t xml:space="preserve"> /lib/modules/kernel version/</w:t>
      </w:r>
      <w:proofErr w:type="spellStart"/>
      <w:r w:rsidR="398834A0">
        <w:rPr/>
        <w:t>buid</w:t>
      </w:r>
      <w:proofErr w:type="spellEnd"/>
      <w:r w:rsidR="398834A0">
        <w:rPr/>
        <w:t>/include</w:t>
      </w:r>
    </w:p>
    <w:p w:rsidR="398834A0" w:rsidP="5DB37F8C" w:rsidRDefault="398834A0" w14:paraId="230265E2" w14:textId="48934890">
      <w:pPr>
        <w:pStyle w:val="Normal"/>
      </w:pPr>
      <w:proofErr w:type="spellStart"/>
      <w:r w:rsidR="398834A0">
        <w:rPr/>
        <w:t>uname</w:t>
      </w:r>
      <w:proofErr w:type="spellEnd"/>
      <w:r w:rsidR="398834A0">
        <w:rPr/>
        <w:t xml:space="preserve"> –r</w:t>
      </w:r>
    </w:p>
    <w:p w:rsidR="5DB37F8C" w:rsidP="5DB37F8C" w:rsidRDefault="5DB37F8C" w14:paraId="02172730" w14:textId="6E802E43">
      <w:pPr>
        <w:pStyle w:val="Normal"/>
      </w:pPr>
    </w:p>
    <w:p w:rsidR="398834A0" w:rsidP="5DB37F8C" w:rsidRDefault="398834A0" w14:paraId="20D85C93" w14:textId="027761CA">
      <w:pPr>
        <w:pStyle w:val="Normal"/>
      </w:pPr>
      <w:r w:rsidR="398834A0">
        <w:rPr/>
        <w:t>#include&lt;linux/module.h&gt;</w:t>
      </w:r>
    </w:p>
    <w:p w:rsidR="398834A0" w:rsidP="5DB37F8C" w:rsidRDefault="398834A0" w14:paraId="4B789EE5" w14:textId="4041EC26">
      <w:pPr>
        <w:pStyle w:val="Normal"/>
      </w:pPr>
      <w:r w:rsidR="398834A0">
        <w:rPr/>
        <w:t>#include&lt;linux/kernel.h&gt;</w:t>
      </w:r>
    </w:p>
    <w:p w:rsidR="398834A0" w:rsidP="5DB37F8C" w:rsidRDefault="398834A0" w14:paraId="260E60BC" w14:textId="46138819">
      <w:pPr>
        <w:pStyle w:val="Normal"/>
      </w:pPr>
      <w:r w:rsidR="398834A0">
        <w:rPr/>
        <w:t>#include&lt;linux/init.h&gt;</w:t>
      </w:r>
    </w:p>
    <w:p w:rsidR="398834A0" w:rsidP="5DB37F8C" w:rsidRDefault="398834A0" w14:paraId="2C94EE73" w14:textId="05D7EB46">
      <w:pPr>
        <w:pStyle w:val="Normal"/>
      </w:pPr>
      <w:r w:rsidR="398834A0">
        <w:rPr/>
        <w:t xml:space="preserve"> </w:t>
      </w:r>
    </w:p>
    <w:p w:rsidR="398834A0" w:rsidP="5DB37F8C" w:rsidRDefault="398834A0" w14:paraId="7791A9C1" w14:textId="788718B9">
      <w:pPr>
        <w:pStyle w:val="Normal"/>
      </w:pPr>
      <w:r w:rsidR="398834A0">
        <w:rPr/>
        <w:t>Kmod subsystem is responsible for intialise and maintain module</w:t>
      </w:r>
    </w:p>
    <w:p w:rsidR="398834A0" w:rsidP="5DB37F8C" w:rsidRDefault="398834A0" w14:paraId="755D8BDC" w14:textId="535D0D1E">
      <w:pPr>
        <w:pStyle w:val="Normal"/>
      </w:pPr>
      <w:r w:rsidR="398834A0">
        <w:rPr/>
        <w:t>It provides set of constants,datatypes,functions needed for initialization</w:t>
      </w:r>
    </w:p>
    <w:p w:rsidR="398834A0" w:rsidP="5DB37F8C" w:rsidRDefault="398834A0" w14:paraId="4321C6A2" w14:textId="32991BB2">
      <w:pPr>
        <w:pStyle w:val="Normal"/>
      </w:pPr>
      <w:r w:rsidR="398834A0">
        <w:rPr/>
        <w:t xml:space="preserve"> </w:t>
      </w:r>
    </w:p>
    <w:p w:rsidR="398834A0" w:rsidP="5DB37F8C" w:rsidRDefault="398834A0" w14:paraId="6EB3A519" w14:textId="2CAD9B07">
      <w:pPr>
        <w:pStyle w:val="Normal"/>
      </w:pPr>
      <w:r w:rsidR="398834A0">
        <w:rPr/>
        <w:t>kernel.h provides access to sybol tables,global functions</w:t>
      </w:r>
    </w:p>
    <w:p w:rsidR="398834A0" w:rsidP="5DB37F8C" w:rsidRDefault="398834A0" w14:paraId="462893D0" w14:textId="06EAC148">
      <w:pPr>
        <w:pStyle w:val="Normal"/>
      </w:pPr>
      <w:r w:rsidR="398834A0">
        <w:rPr/>
        <w:t xml:space="preserve"> </w:t>
      </w:r>
    </w:p>
    <w:p w:rsidR="398834A0" w:rsidP="5DB37F8C" w:rsidRDefault="398834A0" w14:paraId="11D7DCF0" w14:textId="3BFA3BCF">
      <w:pPr>
        <w:pStyle w:val="Normal"/>
      </w:pPr>
      <w:r w:rsidR="398834A0">
        <w:rPr/>
        <w:t>init.h provides functions for register and unregister module</w:t>
      </w:r>
    </w:p>
    <w:p w:rsidR="398834A0" w:rsidP="5DB37F8C" w:rsidRDefault="398834A0" w14:paraId="15DB33ED" w14:textId="47EB538F">
      <w:pPr>
        <w:pStyle w:val="Normal"/>
      </w:pPr>
      <w:r w:rsidR="398834A0">
        <w:rPr/>
        <w:t xml:space="preserve"> </w:t>
      </w:r>
    </w:p>
    <w:p w:rsidR="398834A0" w:rsidP="5DB37F8C" w:rsidRDefault="398834A0" w14:paraId="3D39F45F" w14:textId="2AA7F24A">
      <w:pPr>
        <w:pStyle w:val="Normal"/>
      </w:pPr>
      <w:r w:rsidR="398834A0">
        <w:rPr/>
        <w:t>Every module should have init and cleanup routine</w:t>
      </w:r>
    </w:p>
    <w:p w:rsidR="398834A0" w:rsidP="5DB37F8C" w:rsidRDefault="398834A0" w14:paraId="0F9F27DC" w14:textId="06F3C992">
      <w:pPr>
        <w:pStyle w:val="Normal"/>
      </w:pPr>
      <w:r w:rsidR="398834A0">
        <w:rPr/>
        <w:t xml:space="preserve"> </w:t>
      </w:r>
    </w:p>
    <w:p w:rsidR="398834A0" w:rsidP="5DB37F8C" w:rsidRDefault="398834A0" w14:paraId="4AA9D47E" w14:textId="499CBF76">
      <w:pPr>
        <w:pStyle w:val="Normal"/>
      </w:pPr>
      <w:r w:rsidR="398834A0">
        <w:rPr/>
        <w:t>-&gt; init_module called when it is loaded</w:t>
      </w:r>
    </w:p>
    <w:p w:rsidR="398834A0" w:rsidP="5DB37F8C" w:rsidRDefault="398834A0" w14:paraId="0514752C" w14:textId="17444C81">
      <w:pPr>
        <w:pStyle w:val="Normal"/>
      </w:pPr>
      <w:r w:rsidR="398834A0">
        <w:rPr/>
        <w:t>-&gt; cleanup called when it is removed</w:t>
      </w:r>
    </w:p>
    <w:p w:rsidR="398834A0" w:rsidP="5DB37F8C" w:rsidRDefault="398834A0" w14:paraId="5E481DF1" w14:textId="19DD7C55">
      <w:pPr>
        <w:pStyle w:val="Normal"/>
      </w:pPr>
      <w:r w:rsidR="398834A0">
        <w:rPr/>
        <w:t xml:space="preserve"> </w:t>
      </w:r>
    </w:p>
    <w:p w:rsidR="398834A0" w:rsidP="5DB37F8C" w:rsidRDefault="398834A0" w14:paraId="4D57CA43" w14:textId="21822AFC">
      <w:pPr>
        <w:pStyle w:val="Normal"/>
      </w:pPr>
      <w:r w:rsidR="398834A0">
        <w:rPr/>
        <w:t>insmod hello.ko</w:t>
      </w:r>
    </w:p>
    <w:p w:rsidR="398834A0" w:rsidP="5DB37F8C" w:rsidRDefault="398834A0" w14:paraId="053910EB" w14:textId="265E73C0">
      <w:pPr>
        <w:pStyle w:val="Normal"/>
      </w:pPr>
      <w:r w:rsidR="398834A0">
        <w:rPr/>
        <w:t>rmmod hello</w:t>
      </w:r>
    </w:p>
    <w:p w:rsidR="398834A0" w:rsidP="5DB37F8C" w:rsidRDefault="398834A0" w14:paraId="71D661FC" w14:textId="586E1200">
      <w:pPr>
        <w:pStyle w:val="Normal"/>
      </w:pPr>
      <w:r w:rsidR="398834A0">
        <w:rPr/>
        <w:t xml:space="preserve"> </w:t>
      </w:r>
    </w:p>
    <w:p w:rsidR="398834A0" w:rsidP="5DB37F8C" w:rsidRDefault="398834A0" w14:paraId="334BD9A5" w14:textId="56F0367D">
      <w:pPr>
        <w:pStyle w:val="Normal"/>
      </w:pPr>
      <w:r w:rsidR="398834A0">
        <w:rPr/>
        <w:t xml:space="preserve">We need to write make files to use kernel build scripts located at </w:t>
      </w:r>
    </w:p>
    <w:p w:rsidR="398834A0" w:rsidP="5DB37F8C" w:rsidRDefault="398834A0" w14:paraId="1B25885B" w14:textId="7D026D17">
      <w:pPr>
        <w:pStyle w:val="Normal"/>
      </w:pPr>
      <w:r w:rsidR="398834A0">
        <w:rPr/>
        <w:t>/usr/src/version/build</w:t>
      </w:r>
    </w:p>
    <w:p w:rsidR="398834A0" w:rsidP="5DB37F8C" w:rsidRDefault="398834A0" w14:paraId="586B0587" w14:textId="3C45CD73">
      <w:pPr>
        <w:pStyle w:val="Normal"/>
      </w:pPr>
      <w:r w:rsidR="398834A0">
        <w:rPr/>
        <w:t xml:space="preserve"> </w:t>
      </w:r>
    </w:p>
    <w:p w:rsidR="398834A0" w:rsidP="5DB37F8C" w:rsidRDefault="398834A0" w14:paraId="6729D753" w14:textId="5B189565">
      <w:pPr>
        <w:pStyle w:val="Normal"/>
      </w:pPr>
      <w:r w:rsidR="398834A0">
        <w:rPr/>
        <w:t>obj-y -&gt; static</w:t>
      </w:r>
    </w:p>
    <w:p w:rsidR="398834A0" w:rsidP="5DB37F8C" w:rsidRDefault="398834A0" w14:paraId="2F037C4E" w14:textId="620E409D">
      <w:pPr>
        <w:pStyle w:val="Normal"/>
      </w:pPr>
      <w:r w:rsidR="398834A0">
        <w:rPr/>
        <w:t>obj-m -&gt; dynamic</w:t>
      </w:r>
    </w:p>
    <w:p w:rsidR="398834A0" w:rsidP="5DB37F8C" w:rsidRDefault="398834A0" w14:paraId="0A2843CD" w14:textId="39452F80">
      <w:pPr>
        <w:pStyle w:val="Normal"/>
      </w:pPr>
      <w:r w:rsidR="398834A0">
        <w:rPr/>
        <w:t xml:space="preserve"> </w:t>
      </w:r>
    </w:p>
    <w:p w:rsidR="398834A0" w:rsidP="5DB37F8C" w:rsidRDefault="398834A0" w14:paraId="4D0B1002" w14:textId="572508A4">
      <w:pPr>
        <w:pStyle w:val="Normal"/>
      </w:pPr>
      <w:r w:rsidR="398834A0">
        <w:rPr/>
        <w:t xml:space="preserve">lsmod /More </w:t>
      </w:r>
    </w:p>
    <w:p w:rsidR="398834A0" w:rsidP="5DB37F8C" w:rsidRDefault="398834A0" w14:paraId="68522BF1" w14:textId="087372EF">
      <w:pPr>
        <w:pStyle w:val="Normal"/>
      </w:pPr>
      <w:r w:rsidR="398834A0">
        <w:rPr/>
        <w:t>cat /proc/modules | more</w:t>
      </w:r>
    </w:p>
    <w:p w:rsidR="5DB37F8C" w:rsidP="5DB37F8C" w:rsidRDefault="5DB37F8C" w14:paraId="55C94B37" w14:textId="20A3C57A">
      <w:pPr>
        <w:pStyle w:val="Normal"/>
      </w:pPr>
    </w:p>
    <w:p w:rsidR="398834A0" w:rsidP="5DB37F8C" w:rsidRDefault="398834A0" w14:paraId="408608A0" w14:textId="4F515C7D">
      <w:pPr>
        <w:pStyle w:val="Normal"/>
        <w:rPr>
          <w:b w:val="1"/>
          <w:bCs w:val="1"/>
        </w:rPr>
      </w:pPr>
      <w:proofErr w:type="spellStart"/>
      <w:r w:rsidRPr="5DB37F8C" w:rsidR="398834A0">
        <w:rPr>
          <w:b w:val="1"/>
          <w:bCs w:val="1"/>
        </w:rPr>
        <w:t>HelloWorld.c</w:t>
      </w:r>
      <w:proofErr w:type="spellEnd"/>
    </w:p>
    <w:p w:rsidR="75F3E5F8" w:rsidP="5DB37F8C" w:rsidRDefault="75F3E5F8" w14:paraId="79ADD90D" w14:textId="6700D0D6">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#include &lt;</w:t>
      </w:r>
      <w:proofErr w:type="spellStart"/>
      <w:r w:rsidRPr="5DB37F8C" w:rsidR="75F3E5F8">
        <w:rPr>
          <w:rFonts w:ascii="Lucida Sans Typewriter" w:hAnsi="Lucida Sans Typewriter" w:eastAsia="Lucida Sans Typewriter" w:cs="Lucida Sans Typewriter"/>
          <w:sz w:val="16"/>
          <w:szCs w:val="16"/>
        </w:rPr>
        <w:t>linux</w:t>
      </w:r>
      <w:proofErr w:type="spellEnd"/>
      <w:r w:rsidRPr="5DB37F8C" w:rsidR="75F3E5F8">
        <w:rPr>
          <w:rFonts w:ascii="Lucida Sans Typewriter" w:hAnsi="Lucida Sans Typewriter" w:eastAsia="Lucida Sans Typewriter" w:cs="Lucida Sans Typewriter"/>
          <w:sz w:val="16"/>
          <w:szCs w:val="16"/>
        </w:rPr>
        <w:t>/</w:t>
      </w:r>
      <w:proofErr w:type="spellStart"/>
      <w:r w:rsidRPr="5DB37F8C" w:rsidR="75F3E5F8">
        <w:rPr>
          <w:rFonts w:ascii="Lucida Sans Typewriter" w:hAnsi="Lucida Sans Typewriter" w:eastAsia="Lucida Sans Typewriter" w:cs="Lucida Sans Typewriter"/>
          <w:sz w:val="16"/>
          <w:szCs w:val="16"/>
        </w:rPr>
        <w:t>init.h</w:t>
      </w:r>
      <w:proofErr w:type="spellEnd"/>
      <w:r w:rsidRPr="5DB37F8C" w:rsidR="75F3E5F8">
        <w:rPr>
          <w:rFonts w:ascii="Lucida Sans Typewriter" w:hAnsi="Lucida Sans Typewriter" w:eastAsia="Lucida Sans Typewriter" w:cs="Lucida Sans Typewriter"/>
          <w:sz w:val="16"/>
          <w:szCs w:val="16"/>
        </w:rPr>
        <w:t>&gt;</w:t>
      </w:r>
    </w:p>
    <w:p w:rsidR="75F3E5F8" w:rsidP="5DB37F8C" w:rsidRDefault="75F3E5F8" w14:paraId="379FD47B" w14:textId="121930D3">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#include &lt;</w:t>
      </w:r>
      <w:proofErr w:type="spellStart"/>
      <w:r w:rsidRPr="5DB37F8C" w:rsidR="75F3E5F8">
        <w:rPr>
          <w:rFonts w:ascii="Lucida Sans Typewriter" w:hAnsi="Lucida Sans Typewriter" w:eastAsia="Lucida Sans Typewriter" w:cs="Lucida Sans Typewriter"/>
          <w:sz w:val="16"/>
          <w:szCs w:val="16"/>
        </w:rPr>
        <w:t>linux</w:t>
      </w:r>
      <w:proofErr w:type="spellEnd"/>
      <w:r w:rsidRPr="5DB37F8C" w:rsidR="75F3E5F8">
        <w:rPr>
          <w:rFonts w:ascii="Lucida Sans Typewriter" w:hAnsi="Lucida Sans Typewriter" w:eastAsia="Lucida Sans Typewriter" w:cs="Lucida Sans Typewriter"/>
          <w:sz w:val="16"/>
          <w:szCs w:val="16"/>
        </w:rPr>
        <w:t>/</w:t>
      </w:r>
      <w:proofErr w:type="spellStart"/>
      <w:r w:rsidRPr="5DB37F8C" w:rsidR="75F3E5F8">
        <w:rPr>
          <w:rFonts w:ascii="Lucida Sans Typewriter" w:hAnsi="Lucida Sans Typewriter" w:eastAsia="Lucida Sans Typewriter" w:cs="Lucida Sans Typewriter"/>
          <w:sz w:val="16"/>
          <w:szCs w:val="16"/>
        </w:rPr>
        <w:t>module.h</w:t>
      </w:r>
      <w:proofErr w:type="spellEnd"/>
      <w:r w:rsidRPr="5DB37F8C" w:rsidR="75F3E5F8">
        <w:rPr>
          <w:rFonts w:ascii="Lucida Sans Typewriter" w:hAnsi="Lucida Sans Typewriter" w:eastAsia="Lucida Sans Typewriter" w:cs="Lucida Sans Typewriter"/>
          <w:sz w:val="16"/>
          <w:szCs w:val="16"/>
        </w:rPr>
        <w:t>&gt;</w:t>
      </w:r>
    </w:p>
    <w:p w:rsidR="75F3E5F8" w:rsidP="5DB37F8C" w:rsidRDefault="75F3E5F8" w14:paraId="2D174F3F" w14:textId="5BFB1364">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#include &lt;</w:t>
      </w:r>
      <w:proofErr w:type="spellStart"/>
      <w:r w:rsidRPr="5DB37F8C" w:rsidR="75F3E5F8">
        <w:rPr>
          <w:rFonts w:ascii="Lucida Sans Typewriter" w:hAnsi="Lucida Sans Typewriter" w:eastAsia="Lucida Sans Typewriter" w:cs="Lucida Sans Typewriter"/>
          <w:sz w:val="16"/>
          <w:szCs w:val="16"/>
        </w:rPr>
        <w:t>linux</w:t>
      </w:r>
      <w:proofErr w:type="spellEnd"/>
      <w:r w:rsidRPr="5DB37F8C" w:rsidR="75F3E5F8">
        <w:rPr>
          <w:rFonts w:ascii="Lucida Sans Typewriter" w:hAnsi="Lucida Sans Typewriter" w:eastAsia="Lucida Sans Typewriter" w:cs="Lucida Sans Typewriter"/>
          <w:sz w:val="16"/>
          <w:szCs w:val="16"/>
        </w:rPr>
        <w:t>/</w:t>
      </w:r>
      <w:proofErr w:type="spellStart"/>
      <w:r w:rsidRPr="5DB37F8C" w:rsidR="75F3E5F8">
        <w:rPr>
          <w:rFonts w:ascii="Lucida Sans Typewriter" w:hAnsi="Lucida Sans Typewriter" w:eastAsia="Lucida Sans Typewriter" w:cs="Lucida Sans Typewriter"/>
          <w:sz w:val="16"/>
          <w:szCs w:val="16"/>
        </w:rPr>
        <w:t>kernel.h</w:t>
      </w:r>
      <w:proofErr w:type="spellEnd"/>
      <w:r w:rsidRPr="5DB37F8C" w:rsidR="75F3E5F8">
        <w:rPr>
          <w:rFonts w:ascii="Lucida Sans Typewriter" w:hAnsi="Lucida Sans Typewriter" w:eastAsia="Lucida Sans Typewriter" w:cs="Lucida Sans Typewriter"/>
          <w:sz w:val="16"/>
          <w:szCs w:val="16"/>
        </w:rPr>
        <w:t>&gt;</w:t>
      </w:r>
    </w:p>
    <w:p w:rsidR="75F3E5F8" w:rsidP="5DB37F8C" w:rsidRDefault="75F3E5F8" w14:paraId="3DE52EEC" w14:textId="3BF2A865">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1A8641AD" w14:textId="537664FD">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void </w:t>
      </w:r>
      <w:proofErr w:type="spellStart"/>
      <w:r w:rsidRPr="5DB37F8C" w:rsidR="75F3E5F8">
        <w:rPr>
          <w:rFonts w:ascii="Lucida Sans Typewriter" w:hAnsi="Lucida Sans Typewriter" w:eastAsia="Lucida Sans Typewriter" w:cs="Lucida Sans Typewriter"/>
          <w:sz w:val="16"/>
          <w:szCs w:val="16"/>
        </w:rPr>
        <w:t>func</w:t>
      </w:r>
      <w:proofErr w:type="spellEnd"/>
      <w:r w:rsidRPr="5DB37F8C" w:rsidR="75F3E5F8">
        <w:rPr>
          <w:rFonts w:ascii="Lucida Sans Typewriter" w:hAnsi="Lucida Sans Typewriter" w:eastAsia="Lucida Sans Typewriter" w:cs="Lucida Sans Typewriter"/>
          <w:sz w:val="16"/>
          <w:szCs w:val="16"/>
        </w:rPr>
        <w:t>(void);</w:t>
      </w:r>
    </w:p>
    <w:p w:rsidR="75F3E5F8" w:rsidP="5DB37F8C" w:rsidRDefault="75F3E5F8" w14:paraId="04E99EF6" w14:textId="77CF83CA">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27499DE1" w14:textId="624022AC">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int </w:t>
      </w:r>
      <w:proofErr w:type="spellStart"/>
      <w:r w:rsidRPr="5DB37F8C" w:rsidR="75F3E5F8">
        <w:rPr>
          <w:rFonts w:ascii="Lucida Sans Typewriter" w:hAnsi="Lucida Sans Typewriter" w:eastAsia="Lucida Sans Typewriter" w:cs="Lucida Sans Typewriter"/>
          <w:sz w:val="16"/>
          <w:szCs w:val="16"/>
        </w:rPr>
        <w:t>val</w:t>
      </w:r>
      <w:proofErr w:type="spellEnd"/>
      <w:r w:rsidRPr="5DB37F8C" w:rsidR="75F3E5F8">
        <w:rPr>
          <w:rFonts w:ascii="Lucida Sans Typewriter" w:hAnsi="Lucida Sans Typewriter" w:eastAsia="Lucida Sans Typewriter" w:cs="Lucida Sans Typewriter"/>
          <w:sz w:val="16"/>
          <w:szCs w:val="16"/>
        </w:rPr>
        <w:t>=100;</w:t>
      </w:r>
    </w:p>
    <w:p w:rsidR="75F3E5F8" w:rsidP="5DB37F8C" w:rsidRDefault="75F3E5F8" w14:paraId="2A0F434C" w14:textId="6ED8016F">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4466C9E1" w14:textId="007BE28A">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void </w:t>
      </w:r>
      <w:proofErr w:type="spellStart"/>
      <w:r w:rsidRPr="5DB37F8C" w:rsidR="75F3E5F8">
        <w:rPr>
          <w:rFonts w:ascii="Lucida Sans Typewriter" w:hAnsi="Lucida Sans Typewriter" w:eastAsia="Lucida Sans Typewriter" w:cs="Lucida Sans Typewriter"/>
          <w:sz w:val="16"/>
          <w:szCs w:val="16"/>
        </w:rPr>
        <w:t>func</w:t>
      </w:r>
      <w:proofErr w:type="spellEnd"/>
      <w:r w:rsidRPr="5DB37F8C" w:rsidR="75F3E5F8">
        <w:rPr>
          <w:rFonts w:ascii="Lucida Sans Typewriter" w:hAnsi="Lucida Sans Typewriter" w:eastAsia="Lucida Sans Typewriter" w:cs="Lucida Sans Typewriter"/>
          <w:sz w:val="16"/>
          <w:szCs w:val="16"/>
        </w:rPr>
        <w:t>(void)</w:t>
      </w:r>
    </w:p>
    <w:p w:rsidR="75F3E5F8" w:rsidP="5DB37F8C" w:rsidRDefault="75F3E5F8" w14:paraId="4A08E40D" w14:textId="12FC7B18">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w:t>
      </w:r>
      <w:r>
        <w:tab/>
      </w:r>
    </w:p>
    <w:p w:rsidR="75F3E5F8" w:rsidP="5DB37F8C" w:rsidRDefault="75F3E5F8" w14:paraId="5C54F9D9" w14:textId="21ADF33B">
      <w:pPr>
        <w:pStyle w:val="Normal"/>
        <w:ind w:left="720"/>
        <w:rPr>
          <w:rFonts w:ascii="Lucida Sans Typewriter" w:hAnsi="Lucida Sans Typewriter" w:eastAsia="Lucida Sans Typewriter" w:cs="Lucida Sans Typewriter"/>
          <w:sz w:val="16"/>
          <w:szCs w:val="16"/>
        </w:rPr>
      </w:pPr>
      <w:proofErr w:type="spellStart"/>
      <w:r w:rsidRPr="5DB37F8C" w:rsidR="75F3E5F8">
        <w:rPr>
          <w:rFonts w:ascii="Lucida Sans Typewriter" w:hAnsi="Lucida Sans Typewriter" w:eastAsia="Lucida Sans Typewriter" w:cs="Lucida Sans Typewriter"/>
          <w:sz w:val="16"/>
          <w:szCs w:val="16"/>
        </w:rPr>
        <w:t>printk</w:t>
      </w:r>
      <w:proofErr w:type="spellEnd"/>
      <w:r w:rsidRPr="5DB37F8C" w:rsidR="75F3E5F8">
        <w:rPr>
          <w:rFonts w:ascii="Lucida Sans Typewriter" w:hAnsi="Lucida Sans Typewriter" w:eastAsia="Lucida Sans Typewriter" w:cs="Lucida Sans Typewriter"/>
          <w:sz w:val="16"/>
          <w:szCs w:val="16"/>
        </w:rPr>
        <w:t>("Function invoked \n");</w:t>
      </w:r>
    </w:p>
    <w:p w:rsidR="75F3E5F8" w:rsidP="5DB37F8C" w:rsidRDefault="75F3E5F8" w14:paraId="4EDE23BB" w14:textId="698B350F">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w:t>
      </w:r>
    </w:p>
    <w:p w:rsidR="75F3E5F8" w:rsidP="5DB37F8C" w:rsidRDefault="75F3E5F8" w14:paraId="12DCF21F" w14:textId="360F6AB5">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5E78EB67" w14:textId="65F4EC82">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static int __</w:t>
      </w:r>
      <w:proofErr w:type="spellStart"/>
      <w:r w:rsidRPr="5DB37F8C" w:rsidR="75F3E5F8">
        <w:rPr>
          <w:rFonts w:ascii="Lucida Sans Typewriter" w:hAnsi="Lucida Sans Typewriter" w:eastAsia="Lucida Sans Typewriter" w:cs="Lucida Sans Typewriter"/>
          <w:sz w:val="16"/>
          <w:szCs w:val="16"/>
        </w:rPr>
        <w:t>init</w:t>
      </w:r>
      <w:proofErr w:type="spellEnd"/>
      <w:r w:rsidRPr="5DB37F8C" w:rsidR="75F3E5F8">
        <w:rPr>
          <w:rFonts w:ascii="Lucida Sans Typewriter" w:hAnsi="Lucida Sans Typewriter" w:eastAsia="Lucida Sans Typewriter" w:cs="Lucida Sans Typewriter"/>
          <w:sz w:val="16"/>
          <w:szCs w:val="16"/>
        </w:rPr>
        <w:t xml:space="preserve"> </w:t>
      </w:r>
      <w:proofErr w:type="spellStart"/>
      <w:r w:rsidRPr="5DB37F8C" w:rsidR="75F3E5F8">
        <w:rPr>
          <w:rFonts w:ascii="Lucida Sans Typewriter" w:hAnsi="Lucida Sans Typewriter" w:eastAsia="Lucida Sans Typewriter" w:cs="Lucida Sans Typewriter"/>
          <w:sz w:val="16"/>
          <w:szCs w:val="16"/>
        </w:rPr>
        <w:t>hellowolrd_init</w:t>
      </w:r>
      <w:proofErr w:type="spellEnd"/>
      <w:r w:rsidRPr="5DB37F8C" w:rsidR="75F3E5F8">
        <w:rPr>
          <w:rFonts w:ascii="Lucida Sans Typewriter" w:hAnsi="Lucida Sans Typewriter" w:eastAsia="Lucida Sans Typewriter" w:cs="Lucida Sans Typewriter"/>
          <w:sz w:val="16"/>
          <w:szCs w:val="16"/>
        </w:rPr>
        <w:t>(void) {</w:t>
      </w:r>
    </w:p>
    <w:p w:rsidR="75F3E5F8" w:rsidP="5DB37F8C" w:rsidRDefault="75F3E5F8" w14:paraId="7D0FB786" w14:textId="3111DEB0">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roofErr w:type="spellStart"/>
      <w:r w:rsidRPr="5DB37F8C" w:rsidR="75F3E5F8">
        <w:rPr>
          <w:rFonts w:ascii="Lucida Sans Typewriter" w:hAnsi="Lucida Sans Typewriter" w:eastAsia="Lucida Sans Typewriter" w:cs="Lucida Sans Typewriter"/>
          <w:sz w:val="16"/>
          <w:szCs w:val="16"/>
        </w:rPr>
        <w:t>printk</w:t>
      </w:r>
      <w:proofErr w:type="spellEnd"/>
      <w:r w:rsidRPr="5DB37F8C" w:rsidR="75F3E5F8">
        <w:rPr>
          <w:rFonts w:ascii="Lucida Sans Typewriter" w:hAnsi="Lucida Sans Typewriter" w:eastAsia="Lucida Sans Typewriter" w:cs="Lucida Sans Typewriter"/>
          <w:sz w:val="16"/>
          <w:szCs w:val="16"/>
        </w:rPr>
        <w:t xml:space="preserve">("Hello world </w:t>
      </w:r>
      <w:proofErr w:type="gramStart"/>
      <w:r w:rsidRPr="5DB37F8C" w:rsidR="75F3E5F8">
        <w:rPr>
          <w:rFonts w:ascii="Lucida Sans Typewriter" w:hAnsi="Lucida Sans Typewriter" w:eastAsia="Lucida Sans Typewriter" w:cs="Lucida Sans Typewriter"/>
          <w:sz w:val="16"/>
          <w:szCs w:val="16"/>
        </w:rPr>
        <w:t>loaded!\</w:t>
      </w:r>
      <w:proofErr w:type="gramEnd"/>
      <w:r w:rsidRPr="5DB37F8C" w:rsidR="75F3E5F8">
        <w:rPr>
          <w:rFonts w:ascii="Lucida Sans Typewriter" w:hAnsi="Lucida Sans Typewriter" w:eastAsia="Lucida Sans Typewriter" w:cs="Lucida Sans Typewriter"/>
          <w:sz w:val="16"/>
          <w:szCs w:val="16"/>
        </w:rPr>
        <w:t>n");</w:t>
      </w:r>
    </w:p>
    <w:p w:rsidR="75F3E5F8" w:rsidP="5DB37F8C" w:rsidRDefault="75F3E5F8" w14:paraId="5705A5CA" w14:textId="07A4E470">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return 0;</w:t>
      </w:r>
    </w:p>
    <w:p w:rsidR="75F3E5F8" w:rsidP="5DB37F8C" w:rsidRDefault="75F3E5F8" w14:paraId="701A3D4C" w14:textId="642AFBFB">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w:t>
      </w:r>
    </w:p>
    <w:p w:rsidR="75F3E5F8" w:rsidP="5DB37F8C" w:rsidRDefault="75F3E5F8" w14:paraId="34D14361" w14:textId="23DC6C77">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7AAE569A" w14:textId="1B4494A3">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static void __exit </w:t>
      </w:r>
      <w:proofErr w:type="spellStart"/>
      <w:r w:rsidRPr="5DB37F8C" w:rsidR="75F3E5F8">
        <w:rPr>
          <w:rFonts w:ascii="Lucida Sans Typewriter" w:hAnsi="Lucida Sans Typewriter" w:eastAsia="Lucida Sans Typewriter" w:cs="Lucida Sans Typewriter"/>
          <w:sz w:val="16"/>
          <w:szCs w:val="16"/>
        </w:rPr>
        <w:t>hellowolrd_exit</w:t>
      </w:r>
      <w:proofErr w:type="spellEnd"/>
      <w:r w:rsidRPr="5DB37F8C" w:rsidR="75F3E5F8">
        <w:rPr>
          <w:rFonts w:ascii="Lucida Sans Typewriter" w:hAnsi="Lucida Sans Typewriter" w:eastAsia="Lucida Sans Typewriter" w:cs="Lucida Sans Typewriter"/>
          <w:sz w:val="16"/>
          <w:szCs w:val="16"/>
        </w:rPr>
        <w:t>(void) {</w:t>
      </w:r>
    </w:p>
    <w:p w:rsidR="75F3E5F8" w:rsidP="5DB37F8C" w:rsidRDefault="75F3E5F8" w14:paraId="1A7E22C3" w14:textId="170CB890">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roofErr w:type="spellStart"/>
      <w:r w:rsidRPr="5DB37F8C" w:rsidR="75F3E5F8">
        <w:rPr>
          <w:rFonts w:ascii="Lucida Sans Typewriter" w:hAnsi="Lucida Sans Typewriter" w:eastAsia="Lucida Sans Typewriter" w:cs="Lucida Sans Typewriter"/>
          <w:sz w:val="16"/>
          <w:szCs w:val="16"/>
        </w:rPr>
        <w:t>printk</w:t>
      </w:r>
      <w:proofErr w:type="spellEnd"/>
      <w:r w:rsidRPr="5DB37F8C" w:rsidR="75F3E5F8">
        <w:rPr>
          <w:rFonts w:ascii="Lucida Sans Typewriter" w:hAnsi="Lucida Sans Typewriter" w:eastAsia="Lucida Sans Typewriter" w:cs="Lucida Sans Typewriter"/>
          <w:sz w:val="16"/>
          <w:szCs w:val="16"/>
        </w:rPr>
        <w:t>("End of the world\n");</w:t>
      </w:r>
    </w:p>
    <w:p w:rsidR="75F3E5F8" w:rsidP="5DB37F8C" w:rsidRDefault="75F3E5F8" w14:paraId="660929B4" w14:textId="69B1374A">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w:t>
      </w:r>
    </w:p>
    <w:p w:rsidR="75F3E5F8" w:rsidP="5DB37F8C" w:rsidRDefault="75F3E5F8" w14:paraId="6A0839F0" w14:textId="6F74335E">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 xml:space="preserve"> </w:t>
      </w:r>
    </w:p>
    <w:p w:rsidR="75F3E5F8" w:rsidP="5DB37F8C" w:rsidRDefault="75F3E5F8" w14:paraId="54A50097" w14:textId="593B5618">
      <w:pPr>
        <w:pStyle w:val="Normal"/>
        <w:ind w:left="720"/>
        <w:rPr>
          <w:rFonts w:ascii="Lucida Sans Typewriter" w:hAnsi="Lucida Sans Typewriter" w:eastAsia="Lucida Sans Typewriter" w:cs="Lucida Sans Typewriter"/>
          <w:sz w:val="16"/>
          <w:szCs w:val="16"/>
        </w:rPr>
      </w:pPr>
      <w:proofErr w:type="spellStart"/>
      <w:r w:rsidRPr="5DB37F8C" w:rsidR="75F3E5F8">
        <w:rPr>
          <w:rFonts w:ascii="Lucida Sans Typewriter" w:hAnsi="Lucida Sans Typewriter" w:eastAsia="Lucida Sans Typewriter" w:cs="Lucida Sans Typewriter"/>
          <w:sz w:val="16"/>
          <w:szCs w:val="16"/>
        </w:rPr>
        <w:t>module_init</w:t>
      </w:r>
      <w:proofErr w:type="spellEnd"/>
      <w:r w:rsidRPr="5DB37F8C" w:rsidR="75F3E5F8">
        <w:rPr>
          <w:rFonts w:ascii="Lucida Sans Typewriter" w:hAnsi="Lucida Sans Typewriter" w:eastAsia="Lucida Sans Typewriter" w:cs="Lucida Sans Typewriter"/>
          <w:sz w:val="16"/>
          <w:szCs w:val="16"/>
        </w:rPr>
        <w:t>(</w:t>
      </w:r>
      <w:proofErr w:type="spellStart"/>
      <w:r w:rsidRPr="5DB37F8C" w:rsidR="75F3E5F8">
        <w:rPr>
          <w:rFonts w:ascii="Lucida Sans Typewriter" w:hAnsi="Lucida Sans Typewriter" w:eastAsia="Lucida Sans Typewriter" w:cs="Lucida Sans Typewriter"/>
          <w:sz w:val="16"/>
          <w:szCs w:val="16"/>
        </w:rPr>
        <w:t>hellowolrd_init</w:t>
      </w:r>
      <w:proofErr w:type="spellEnd"/>
      <w:r w:rsidRPr="5DB37F8C" w:rsidR="75F3E5F8">
        <w:rPr>
          <w:rFonts w:ascii="Lucida Sans Typewriter" w:hAnsi="Lucida Sans Typewriter" w:eastAsia="Lucida Sans Typewriter" w:cs="Lucida Sans Typewriter"/>
          <w:sz w:val="16"/>
          <w:szCs w:val="16"/>
        </w:rPr>
        <w:t>);</w:t>
      </w:r>
    </w:p>
    <w:p w:rsidR="75F3E5F8" w:rsidP="5DB37F8C" w:rsidRDefault="75F3E5F8" w14:paraId="457D1ABC" w14:textId="39C5427F">
      <w:pPr>
        <w:pStyle w:val="Normal"/>
        <w:ind w:left="720"/>
        <w:rPr>
          <w:rFonts w:ascii="Lucida Sans Typewriter" w:hAnsi="Lucida Sans Typewriter" w:eastAsia="Lucida Sans Typewriter" w:cs="Lucida Sans Typewriter"/>
          <w:sz w:val="16"/>
          <w:szCs w:val="16"/>
        </w:rPr>
      </w:pPr>
      <w:proofErr w:type="spellStart"/>
      <w:r w:rsidRPr="5DB37F8C" w:rsidR="75F3E5F8">
        <w:rPr>
          <w:rFonts w:ascii="Lucida Sans Typewriter" w:hAnsi="Lucida Sans Typewriter" w:eastAsia="Lucida Sans Typewriter" w:cs="Lucida Sans Typewriter"/>
          <w:sz w:val="16"/>
          <w:szCs w:val="16"/>
        </w:rPr>
        <w:t>module_exit</w:t>
      </w:r>
      <w:proofErr w:type="spellEnd"/>
      <w:r w:rsidRPr="5DB37F8C" w:rsidR="75F3E5F8">
        <w:rPr>
          <w:rFonts w:ascii="Lucida Sans Typewriter" w:hAnsi="Lucida Sans Typewriter" w:eastAsia="Lucida Sans Typewriter" w:cs="Lucida Sans Typewriter"/>
          <w:sz w:val="16"/>
          <w:szCs w:val="16"/>
        </w:rPr>
        <w:t>(</w:t>
      </w:r>
      <w:proofErr w:type="spellStart"/>
      <w:r w:rsidRPr="5DB37F8C" w:rsidR="75F3E5F8">
        <w:rPr>
          <w:rFonts w:ascii="Lucida Sans Typewriter" w:hAnsi="Lucida Sans Typewriter" w:eastAsia="Lucida Sans Typewriter" w:cs="Lucida Sans Typewriter"/>
          <w:sz w:val="16"/>
          <w:szCs w:val="16"/>
        </w:rPr>
        <w:t>hellowolrd_exit</w:t>
      </w:r>
      <w:proofErr w:type="spellEnd"/>
      <w:r w:rsidRPr="5DB37F8C" w:rsidR="75F3E5F8">
        <w:rPr>
          <w:rFonts w:ascii="Lucida Sans Typewriter" w:hAnsi="Lucida Sans Typewriter" w:eastAsia="Lucida Sans Typewriter" w:cs="Lucida Sans Typewriter"/>
          <w:sz w:val="16"/>
          <w:szCs w:val="16"/>
        </w:rPr>
        <w:t>);</w:t>
      </w:r>
    </w:p>
    <w:p w:rsidR="75F3E5F8" w:rsidP="5DB37F8C" w:rsidRDefault="75F3E5F8" w14:paraId="7A7C292D" w14:textId="20261072">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MODULE_</w:t>
      </w:r>
      <w:proofErr w:type="gramStart"/>
      <w:r w:rsidRPr="5DB37F8C" w:rsidR="75F3E5F8">
        <w:rPr>
          <w:rFonts w:ascii="Lucida Sans Typewriter" w:hAnsi="Lucida Sans Typewriter" w:eastAsia="Lucida Sans Typewriter" w:cs="Lucida Sans Typewriter"/>
          <w:sz w:val="16"/>
          <w:szCs w:val="16"/>
        </w:rPr>
        <w:t>AUTHOR(</w:t>
      </w:r>
      <w:proofErr w:type="gramEnd"/>
      <w:r w:rsidRPr="5DB37F8C" w:rsidR="75F3E5F8">
        <w:rPr>
          <w:rFonts w:ascii="Lucida Sans Typewriter" w:hAnsi="Lucida Sans Typewriter" w:eastAsia="Lucida Sans Typewriter" w:cs="Lucida Sans Typewriter"/>
          <w:sz w:val="16"/>
          <w:szCs w:val="16"/>
        </w:rPr>
        <w:t xml:space="preserve">"Sathish </w:t>
      </w:r>
      <w:r w:rsidRPr="5DB37F8C" w:rsidR="75F3E5F8">
        <w:rPr>
          <w:rFonts w:ascii="Lucida Sans Typewriter" w:hAnsi="Lucida Sans Typewriter" w:eastAsia="Lucida Sans Typewriter" w:cs="Lucida Sans Typewriter"/>
          <w:sz w:val="16"/>
          <w:szCs w:val="16"/>
        </w:rPr>
        <w:t>&lt;csathish.micro@gmail.com</w:t>
      </w:r>
      <w:r w:rsidRPr="5DB37F8C" w:rsidR="75F3E5F8">
        <w:rPr>
          <w:rFonts w:ascii="Lucida Sans Typewriter" w:hAnsi="Lucida Sans Typewriter" w:eastAsia="Lucida Sans Typewriter" w:cs="Lucida Sans Typewriter"/>
          <w:sz w:val="16"/>
          <w:szCs w:val="16"/>
        </w:rPr>
        <w:t>&gt;");</w:t>
      </w:r>
    </w:p>
    <w:p w:rsidR="75F3E5F8" w:rsidP="5DB37F8C" w:rsidRDefault="75F3E5F8" w14:paraId="536197AA" w14:textId="19143802">
      <w:pPr>
        <w:pStyle w:val="Normal"/>
        <w:ind w:left="720"/>
        <w:rPr>
          <w:rFonts w:ascii="Lucida Sans Typewriter" w:hAnsi="Lucida Sans Typewriter" w:eastAsia="Lucida Sans Typewriter" w:cs="Lucida Sans Typewriter"/>
          <w:sz w:val="16"/>
          <w:szCs w:val="16"/>
        </w:rPr>
      </w:pPr>
      <w:r w:rsidRPr="5DB37F8C" w:rsidR="75F3E5F8">
        <w:rPr>
          <w:rFonts w:ascii="Lucida Sans Typewriter" w:hAnsi="Lucida Sans Typewriter" w:eastAsia="Lucida Sans Typewriter" w:cs="Lucida Sans Typewriter"/>
          <w:sz w:val="16"/>
          <w:szCs w:val="16"/>
        </w:rPr>
        <w:t>MODULE_LICENSE("GPL");</w:t>
      </w:r>
    </w:p>
    <w:p w:rsidR="5DB37F8C" w:rsidP="5DB37F8C" w:rsidRDefault="5DB37F8C" w14:paraId="718A8708" w14:textId="01D622D7">
      <w:pPr>
        <w:pStyle w:val="Normal"/>
        <w:ind w:left="0"/>
        <w:rPr>
          <w:rFonts w:ascii="Lucida Sans Typewriter" w:hAnsi="Lucida Sans Typewriter" w:eastAsia="Lucida Sans Typewriter" w:cs="Lucida Sans Typewriter"/>
          <w:sz w:val="16"/>
          <w:szCs w:val="16"/>
        </w:rPr>
      </w:pPr>
    </w:p>
    <w:p w:rsidR="5DB37F8C" w:rsidP="5DB37F8C" w:rsidRDefault="5DB37F8C" w14:paraId="52782F32" w14:textId="76027890">
      <w:pPr>
        <w:pStyle w:val="Normal"/>
        <w:ind w:left="0"/>
        <w:rPr>
          <w:rFonts w:ascii="Lucida Sans Typewriter" w:hAnsi="Lucida Sans Typewriter" w:eastAsia="Lucida Sans Typewriter" w:cs="Lucida Sans Typewriter"/>
          <w:sz w:val="16"/>
          <w:szCs w:val="16"/>
        </w:rPr>
      </w:pPr>
    </w:p>
    <w:p w:rsidR="75F3E5F8" w:rsidP="5DB37F8C" w:rsidRDefault="75F3E5F8" w14:paraId="065D96D2" w14:textId="018E45B2">
      <w:pPr>
        <w:pStyle w:val="Normal"/>
        <w:ind w:left="0"/>
        <w:rPr>
          <w:rFonts w:ascii="Times New Roman" w:hAnsi="Times New Roman" w:eastAsia="Times New Roman" w:cs="Times New Roman"/>
          <w:b w:val="1"/>
          <w:bCs w:val="1"/>
          <w:sz w:val="24"/>
          <w:szCs w:val="24"/>
        </w:rPr>
      </w:pPr>
      <w:proofErr w:type="spellStart"/>
      <w:r w:rsidRPr="5DB37F8C" w:rsidR="75F3E5F8">
        <w:rPr>
          <w:rFonts w:ascii="Times New Roman" w:hAnsi="Times New Roman" w:eastAsia="Times New Roman" w:cs="Times New Roman"/>
          <w:b w:val="1"/>
          <w:bCs w:val="1"/>
          <w:sz w:val="24"/>
          <w:szCs w:val="24"/>
        </w:rPr>
        <w:t>Makefile</w:t>
      </w:r>
      <w:proofErr w:type="spellEnd"/>
      <w:r w:rsidRPr="5DB37F8C" w:rsidR="75F3E5F8">
        <w:rPr>
          <w:rFonts w:ascii="Times New Roman" w:hAnsi="Times New Roman" w:eastAsia="Times New Roman" w:cs="Times New Roman"/>
          <w:b w:val="1"/>
          <w:bCs w:val="1"/>
          <w:sz w:val="24"/>
          <w:szCs w:val="24"/>
        </w:rPr>
        <w:t>:</w:t>
      </w:r>
    </w:p>
    <w:p w:rsidR="284FD084" w:rsidP="5DB37F8C" w:rsidRDefault="284FD084" w14:paraId="6A2DA385" w14:textId="6D5D4093">
      <w:pPr>
        <w:pStyle w:val="Normal"/>
        <w:ind w:left="720"/>
        <w:rPr>
          <w:rFonts w:ascii="Lucida Sans Typewriter" w:hAnsi="Lucida Sans Typewriter" w:eastAsia="Lucida Sans Typewriter" w:cs="Lucida Sans Typewriter"/>
          <w:sz w:val="16"/>
          <w:szCs w:val="16"/>
        </w:rPr>
      </w:pPr>
      <w:proofErr w:type="spellStart"/>
      <w:r w:rsidRPr="5DB37F8C" w:rsidR="284FD084">
        <w:rPr>
          <w:rFonts w:ascii="Lucida Sans Typewriter" w:hAnsi="Lucida Sans Typewriter" w:eastAsia="Lucida Sans Typewriter" w:cs="Lucida Sans Typewriter"/>
          <w:sz w:val="16"/>
          <w:szCs w:val="16"/>
        </w:rPr>
        <w:t>obj</w:t>
      </w:r>
      <w:proofErr w:type="spellEnd"/>
      <w:r w:rsidRPr="5DB37F8C" w:rsidR="284FD084">
        <w:rPr>
          <w:rFonts w:ascii="Lucida Sans Typewriter" w:hAnsi="Lucida Sans Typewriter" w:eastAsia="Lucida Sans Typewriter" w:cs="Lucida Sans Typewriter"/>
          <w:sz w:val="16"/>
          <w:szCs w:val="16"/>
        </w:rPr>
        <w:t>-</w:t>
      </w:r>
      <w:proofErr w:type="gramStart"/>
      <w:r w:rsidRPr="5DB37F8C" w:rsidR="284FD084">
        <w:rPr>
          <w:rFonts w:ascii="Lucida Sans Typewriter" w:hAnsi="Lucida Sans Typewriter" w:eastAsia="Lucida Sans Typewriter" w:cs="Lucida Sans Typewriter"/>
          <w:sz w:val="16"/>
          <w:szCs w:val="16"/>
        </w:rPr>
        <w:t>m :</w:t>
      </w:r>
      <w:proofErr w:type="gramEnd"/>
      <w:r w:rsidRPr="5DB37F8C" w:rsidR="284FD084">
        <w:rPr>
          <w:rFonts w:ascii="Lucida Sans Typewriter" w:hAnsi="Lucida Sans Typewriter" w:eastAsia="Lucida Sans Typewriter" w:cs="Lucida Sans Typewriter"/>
          <w:sz w:val="16"/>
          <w:szCs w:val="16"/>
        </w:rPr>
        <w:t xml:space="preserve">=  </w:t>
      </w:r>
      <w:proofErr w:type="spellStart"/>
      <w:r w:rsidRPr="5DB37F8C" w:rsidR="284FD084">
        <w:rPr>
          <w:rFonts w:ascii="Lucida Sans Typewriter" w:hAnsi="Lucida Sans Typewriter" w:eastAsia="Lucida Sans Typewriter" w:cs="Lucida Sans Typewriter"/>
          <w:sz w:val="16"/>
          <w:szCs w:val="16"/>
        </w:rPr>
        <w:t>helloworld.o</w:t>
      </w:r>
      <w:proofErr w:type="spellEnd"/>
    </w:p>
    <w:p w:rsidR="284FD084" w:rsidP="5DB37F8C" w:rsidRDefault="284FD084" w14:paraId="2D443396" w14:textId="6FA86CA5">
      <w:pPr>
        <w:pStyle w:val="Normal"/>
        <w:ind w:left="720"/>
      </w:pPr>
      <w:r w:rsidRPr="5DB37F8C" w:rsidR="284FD084">
        <w:rPr>
          <w:rFonts w:ascii="Lucida Sans Typewriter" w:hAnsi="Lucida Sans Typewriter" w:eastAsia="Lucida Sans Typewriter" w:cs="Lucida Sans Typewriter"/>
          <w:sz w:val="16"/>
          <w:szCs w:val="16"/>
        </w:rPr>
        <w:t xml:space="preserve"> </w:t>
      </w:r>
    </w:p>
    <w:p w:rsidR="284FD084" w:rsidP="5DB37F8C" w:rsidRDefault="284FD084" w14:paraId="36DF54C6" w14:textId="685B9FA6">
      <w:pPr>
        <w:pStyle w:val="Normal"/>
        <w:ind w:left="720"/>
      </w:pPr>
      <w:proofErr w:type="gramStart"/>
      <w:r w:rsidRPr="5DB37F8C" w:rsidR="284FD084">
        <w:rPr>
          <w:rFonts w:ascii="Lucida Sans Typewriter" w:hAnsi="Lucida Sans Typewriter" w:eastAsia="Lucida Sans Typewriter" w:cs="Lucida Sans Typewriter"/>
          <w:sz w:val="16"/>
          <w:szCs w:val="16"/>
        </w:rPr>
        <w:t>KERNELDIR ?</w:t>
      </w:r>
      <w:proofErr w:type="gramEnd"/>
      <w:r w:rsidRPr="5DB37F8C" w:rsidR="284FD084">
        <w:rPr>
          <w:rFonts w:ascii="Lucida Sans Typewriter" w:hAnsi="Lucida Sans Typewriter" w:eastAsia="Lucida Sans Typewriter" w:cs="Lucida Sans Typewriter"/>
          <w:sz w:val="16"/>
          <w:szCs w:val="16"/>
        </w:rPr>
        <w:t xml:space="preserve">= /lib/modules/$(shell </w:t>
      </w:r>
      <w:proofErr w:type="spellStart"/>
      <w:r w:rsidRPr="5DB37F8C" w:rsidR="284FD084">
        <w:rPr>
          <w:rFonts w:ascii="Lucida Sans Typewriter" w:hAnsi="Lucida Sans Typewriter" w:eastAsia="Lucida Sans Typewriter" w:cs="Lucida Sans Typewriter"/>
          <w:sz w:val="16"/>
          <w:szCs w:val="16"/>
        </w:rPr>
        <w:t>uname</w:t>
      </w:r>
      <w:proofErr w:type="spellEnd"/>
      <w:r w:rsidRPr="5DB37F8C" w:rsidR="284FD084">
        <w:rPr>
          <w:rFonts w:ascii="Lucida Sans Typewriter" w:hAnsi="Lucida Sans Typewriter" w:eastAsia="Lucida Sans Typewriter" w:cs="Lucida Sans Typewriter"/>
          <w:sz w:val="16"/>
          <w:szCs w:val="16"/>
        </w:rPr>
        <w:t xml:space="preserve"> -r)/build</w:t>
      </w:r>
    </w:p>
    <w:p w:rsidR="284FD084" w:rsidP="5DB37F8C" w:rsidRDefault="284FD084" w14:paraId="3038EFD4" w14:textId="1E6168AB">
      <w:pPr>
        <w:pStyle w:val="Normal"/>
        <w:ind w:left="720"/>
      </w:pPr>
      <w:r w:rsidRPr="5DB37F8C" w:rsidR="284FD084">
        <w:rPr>
          <w:rFonts w:ascii="Lucida Sans Typewriter" w:hAnsi="Lucida Sans Typewriter" w:eastAsia="Lucida Sans Typewriter" w:cs="Lucida Sans Typewriter"/>
          <w:sz w:val="16"/>
          <w:szCs w:val="16"/>
        </w:rPr>
        <w:t xml:space="preserve"> </w:t>
      </w:r>
    </w:p>
    <w:p w:rsidR="284FD084" w:rsidP="5DB37F8C" w:rsidRDefault="284FD084" w14:paraId="038F6493" w14:textId="62467310">
      <w:pPr>
        <w:pStyle w:val="Normal"/>
        <w:ind w:left="720"/>
      </w:pPr>
      <w:r w:rsidRPr="5DB37F8C" w:rsidR="284FD084">
        <w:rPr>
          <w:rFonts w:ascii="Lucida Sans Typewriter" w:hAnsi="Lucida Sans Typewriter" w:eastAsia="Lucida Sans Typewriter" w:cs="Lucida Sans Typewriter"/>
          <w:sz w:val="16"/>
          <w:szCs w:val="16"/>
        </w:rPr>
        <w:t>all default: modules</w:t>
      </w:r>
    </w:p>
    <w:p w:rsidR="284FD084" w:rsidP="5DB37F8C" w:rsidRDefault="284FD084" w14:paraId="1E832454" w14:textId="47D06A73">
      <w:pPr>
        <w:pStyle w:val="Normal"/>
        <w:ind w:left="720"/>
        <w:rPr>
          <w:rFonts w:ascii="Lucida Sans Typewriter" w:hAnsi="Lucida Sans Typewriter" w:eastAsia="Lucida Sans Typewriter" w:cs="Lucida Sans Typewriter"/>
          <w:sz w:val="16"/>
          <w:szCs w:val="16"/>
        </w:rPr>
      </w:pPr>
      <w:r w:rsidRPr="5DB37F8C" w:rsidR="284FD084">
        <w:rPr>
          <w:rFonts w:ascii="Lucida Sans Typewriter" w:hAnsi="Lucida Sans Typewriter" w:eastAsia="Lucida Sans Typewriter" w:cs="Lucida Sans Typewriter"/>
          <w:sz w:val="16"/>
          <w:szCs w:val="16"/>
        </w:rPr>
        <w:t xml:space="preserve">install: </w:t>
      </w:r>
      <w:proofErr w:type="spellStart"/>
      <w:r w:rsidRPr="5DB37F8C" w:rsidR="284FD084">
        <w:rPr>
          <w:rFonts w:ascii="Lucida Sans Typewriter" w:hAnsi="Lucida Sans Typewriter" w:eastAsia="Lucida Sans Typewriter" w:cs="Lucida Sans Typewriter"/>
          <w:sz w:val="16"/>
          <w:szCs w:val="16"/>
        </w:rPr>
        <w:t>modules_install</w:t>
      </w:r>
      <w:proofErr w:type="spellEnd"/>
    </w:p>
    <w:p w:rsidR="284FD084" w:rsidP="5DB37F8C" w:rsidRDefault="284FD084" w14:paraId="46421892" w14:textId="38CA7E15">
      <w:pPr>
        <w:pStyle w:val="Normal"/>
        <w:ind w:left="720"/>
      </w:pPr>
      <w:r w:rsidRPr="5DB37F8C" w:rsidR="284FD084">
        <w:rPr>
          <w:rFonts w:ascii="Lucida Sans Typewriter" w:hAnsi="Lucida Sans Typewriter" w:eastAsia="Lucida Sans Typewriter" w:cs="Lucida Sans Typewriter"/>
          <w:sz w:val="16"/>
          <w:szCs w:val="16"/>
        </w:rPr>
        <w:t xml:space="preserve"> </w:t>
      </w:r>
    </w:p>
    <w:p w:rsidR="284FD084" w:rsidP="5DB37F8C" w:rsidRDefault="284FD084" w14:paraId="7FFA3926" w14:textId="26938839">
      <w:pPr>
        <w:pStyle w:val="Normal"/>
        <w:ind w:left="720"/>
      </w:pPr>
      <w:r w:rsidRPr="5DB37F8C" w:rsidR="284FD084">
        <w:rPr>
          <w:rFonts w:ascii="Lucida Sans Typewriter" w:hAnsi="Lucida Sans Typewriter" w:eastAsia="Lucida Sans Typewriter" w:cs="Lucida Sans Typewriter"/>
          <w:sz w:val="16"/>
          <w:szCs w:val="16"/>
        </w:rPr>
        <w:t xml:space="preserve">modules </w:t>
      </w:r>
      <w:proofErr w:type="spellStart"/>
      <w:r w:rsidRPr="5DB37F8C" w:rsidR="284FD084">
        <w:rPr>
          <w:rFonts w:ascii="Lucida Sans Typewriter" w:hAnsi="Lucida Sans Typewriter" w:eastAsia="Lucida Sans Typewriter" w:cs="Lucida Sans Typewriter"/>
          <w:sz w:val="16"/>
          <w:szCs w:val="16"/>
        </w:rPr>
        <w:t>modules_install</w:t>
      </w:r>
      <w:proofErr w:type="spellEnd"/>
      <w:r w:rsidRPr="5DB37F8C" w:rsidR="284FD084">
        <w:rPr>
          <w:rFonts w:ascii="Lucida Sans Typewriter" w:hAnsi="Lucida Sans Typewriter" w:eastAsia="Lucida Sans Typewriter" w:cs="Lucida Sans Typewriter"/>
          <w:sz w:val="16"/>
          <w:szCs w:val="16"/>
        </w:rPr>
        <w:t xml:space="preserve"> help clean:</w:t>
      </w:r>
    </w:p>
    <w:p w:rsidR="284FD084" w:rsidP="5DB37F8C" w:rsidRDefault="284FD084" w14:paraId="6816DC59" w14:textId="3C4923A6">
      <w:pPr>
        <w:pStyle w:val="Normal"/>
        <w:ind w:left="720"/>
      </w:pPr>
      <w:r w:rsidRPr="4977B09F" w:rsidR="284FD084">
        <w:rPr>
          <w:rFonts w:ascii="Lucida Sans Typewriter" w:hAnsi="Lucida Sans Typewriter" w:eastAsia="Lucida Sans Typewriter" w:cs="Lucida Sans Typewriter"/>
          <w:sz w:val="16"/>
          <w:szCs w:val="16"/>
        </w:rPr>
        <w:t xml:space="preserve">$(MAKE) -C $(KERNELDIR) M=$(shell </w:t>
      </w:r>
      <w:r w:rsidRPr="4977B09F" w:rsidR="284FD084">
        <w:rPr>
          <w:rFonts w:ascii="Lucida Sans Typewriter" w:hAnsi="Lucida Sans Typewriter" w:eastAsia="Lucida Sans Typewriter" w:cs="Lucida Sans Typewriter"/>
          <w:sz w:val="16"/>
          <w:szCs w:val="16"/>
        </w:rPr>
        <w:t>pwd</w:t>
      </w:r>
      <w:r w:rsidRPr="4977B09F" w:rsidR="284FD084">
        <w:rPr>
          <w:rFonts w:ascii="Lucida Sans Typewriter" w:hAnsi="Lucida Sans Typewriter" w:eastAsia="Lucida Sans Typewriter" w:cs="Lucida Sans Typewriter"/>
          <w:sz w:val="16"/>
          <w:szCs w:val="16"/>
        </w:rPr>
        <w:t>) $@</w:t>
      </w:r>
    </w:p>
    <w:p w:rsidR="4977B09F" w:rsidRDefault="4977B09F" w14:paraId="115266A7" w14:textId="05DD53FC">
      <w:r>
        <w:br w:type="page"/>
      </w:r>
    </w:p>
    <w:p w:rsidR="1DA423D8" w:rsidP="5DB37F8C" w:rsidRDefault="1DA423D8" w14:paraId="63B1965C" w14:textId="291C6C2C">
      <w:pPr>
        <w:pStyle w:val="Normal"/>
      </w:pPr>
      <w:r w:rsidRPr="5DB37F8C" w:rsidR="1DA423D8">
        <w:rPr>
          <w:b w:val="1"/>
          <w:bCs w:val="1"/>
          <w:color w:val="FF0000"/>
          <w:sz w:val="52"/>
          <w:szCs w:val="52"/>
        </w:rPr>
        <w:t>Day – 4</w:t>
      </w:r>
    </w:p>
    <w:p w:rsidR="455CB273" w:rsidP="5DB37F8C" w:rsidRDefault="455CB273" w14:paraId="2295E47D" w14:textId="3E4D69CA">
      <w:pPr>
        <w:spacing w:line="259" w:lineRule="auto"/>
        <w:jc w:val="left"/>
      </w:pPr>
      <w:r w:rsidRPr="5DB37F8C" w:rsidR="455CB273">
        <w:rPr>
          <w:rFonts w:ascii="Calibri" w:hAnsi="Calibri" w:eastAsia="Calibri" w:cs="Calibri"/>
          <w:noProof w:val="0"/>
          <w:sz w:val="22"/>
          <w:szCs w:val="22"/>
          <w:lang w:val="en-GB"/>
        </w:rPr>
        <w:t xml:space="preserve">git clone </w:t>
      </w:r>
      <w:hyperlink r:id="R9f931ecac9294d86">
        <w:r w:rsidRPr="5DB37F8C" w:rsidR="455CB273">
          <w:rPr>
            <w:rStyle w:val="Hyperlink"/>
            <w:rFonts w:ascii="Calibri" w:hAnsi="Calibri" w:eastAsia="Calibri" w:cs="Calibri"/>
            <w:strike w:val="0"/>
            <w:dstrike w:val="0"/>
            <w:noProof w:val="0"/>
            <w:sz w:val="22"/>
            <w:szCs w:val="22"/>
            <w:lang w:val="en-GB"/>
          </w:rPr>
          <w:t>https://github.com/torvalds/linux</w:t>
        </w:r>
      </w:hyperlink>
    </w:p>
    <w:p w:rsidR="455CB273" w:rsidP="5DB37F8C" w:rsidRDefault="455CB273" w14:paraId="1963302B" w14:textId="739ADB09">
      <w:pPr>
        <w:spacing w:line="259" w:lineRule="auto"/>
        <w:jc w:val="left"/>
      </w:pPr>
      <w:r w:rsidRPr="5DB37F8C" w:rsidR="455CB273">
        <w:rPr>
          <w:rFonts w:ascii="Calibri" w:hAnsi="Calibri" w:eastAsia="Calibri" w:cs="Calibri"/>
          <w:noProof w:val="0"/>
          <w:sz w:val="22"/>
          <w:szCs w:val="22"/>
          <w:lang w:val="en-GB"/>
        </w:rPr>
        <w:t xml:space="preserve">git checkout v4.1 </w:t>
      </w:r>
    </w:p>
    <w:p w:rsidR="455CB273" w:rsidP="5DB37F8C" w:rsidRDefault="455CB273" w14:paraId="17C69446" w14:textId="6C892BE7">
      <w:pPr>
        <w:spacing w:line="259" w:lineRule="auto"/>
        <w:jc w:val="left"/>
      </w:pPr>
      <w:r w:rsidRPr="5DB37F8C" w:rsidR="455CB273">
        <w:rPr>
          <w:rFonts w:ascii="Calibri" w:hAnsi="Calibri" w:eastAsia="Calibri" w:cs="Calibri"/>
          <w:noProof w:val="0"/>
          <w:sz w:val="22"/>
          <w:szCs w:val="22"/>
          <w:lang w:val="en-GB"/>
        </w:rPr>
        <w:t xml:space="preserve">ls </w:t>
      </w:r>
    </w:p>
    <w:p w:rsidR="455CB273" w:rsidP="5DB37F8C" w:rsidRDefault="455CB273" w14:paraId="65E01360" w14:textId="60FF880F">
      <w:pPr>
        <w:spacing w:line="259" w:lineRule="auto"/>
        <w:jc w:val="both"/>
      </w:pPr>
      <w:r w:rsidRPr="5DB37F8C" w:rsidR="455CB273">
        <w:rPr>
          <w:rFonts w:ascii="Calibri" w:hAnsi="Calibri" w:eastAsia="Calibri" w:cs="Calibri"/>
          <w:b w:val="1"/>
          <w:bCs w:val="1"/>
          <w:noProof w:val="0"/>
          <w:sz w:val="22"/>
          <w:szCs w:val="22"/>
          <w:lang w:val="en-GB"/>
        </w:rPr>
        <w:t>arch/:</w:t>
      </w:r>
      <w:r w:rsidRPr="5DB37F8C" w:rsidR="455CB273">
        <w:rPr>
          <w:rFonts w:ascii="Calibri" w:hAnsi="Calibri" w:eastAsia="Calibri" w:cs="Calibri"/>
          <w:noProof w:val="0"/>
          <w:sz w:val="22"/>
          <w:szCs w:val="22"/>
          <w:lang w:val="en-GB"/>
        </w:rPr>
        <w:t xml:space="preserve"> The Linux kernel is a fast-growing project that supports more and more architectures. That being said, the kernel wants to be as generic as possible. Architecture-specific code is separated from the rest, and falls into this directory. This directory contains processor-specific subdirectories such as alpha/, arm/, </w:t>
      </w:r>
      <w:proofErr w:type="spellStart"/>
      <w:r w:rsidRPr="5DB37F8C" w:rsidR="455CB273">
        <w:rPr>
          <w:rFonts w:ascii="Calibri" w:hAnsi="Calibri" w:eastAsia="Calibri" w:cs="Calibri"/>
          <w:noProof w:val="0"/>
          <w:sz w:val="22"/>
          <w:szCs w:val="22"/>
          <w:lang w:val="en-GB"/>
        </w:rPr>
        <w:t>mips</w:t>
      </w:r>
      <w:proofErr w:type="spellEnd"/>
      <w:r w:rsidRPr="5DB37F8C" w:rsidR="455CB273">
        <w:rPr>
          <w:rFonts w:ascii="Calibri" w:hAnsi="Calibri" w:eastAsia="Calibri" w:cs="Calibri"/>
          <w:noProof w:val="0"/>
          <w:sz w:val="22"/>
          <w:szCs w:val="22"/>
          <w:lang w:val="en-GB"/>
        </w:rPr>
        <w:t>/, blackfin/, and so on.</w:t>
      </w:r>
    </w:p>
    <w:p w:rsidR="455CB273" w:rsidP="5DB37F8C" w:rsidRDefault="455CB273" w14:paraId="45AE18D0" w14:textId="500C3FCE">
      <w:pPr>
        <w:spacing w:line="259" w:lineRule="auto"/>
        <w:jc w:val="both"/>
      </w:pPr>
      <w:r w:rsidRPr="5DB37F8C" w:rsidR="455CB273">
        <w:rPr>
          <w:rFonts w:ascii="Calibri" w:hAnsi="Calibri" w:eastAsia="Calibri" w:cs="Calibri"/>
          <w:b w:val="1"/>
          <w:bCs w:val="1"/>
          <w:noProof w:val="0"/>
          <w:sz w:val="22"/>
          <w:szCs w:val="22"/>
          <w:lang w:val="en-GB"/>
        </w:rPr>
        <w:t>block/:</w:t>
      </w:r>
      <w:r w:rsidRPr="5DB37F8C" w:rsidR="455CB273">
        <w:rPr>
          <w:rFonts w:ascii="Calibri" w:hAnsi="Calibri" w:eastAsia="Calibri" w:cs="Calibri"/>
          <w:noProof w:val="0"/>
          <w:sz w:val="22"/>
          <w:szCs w:val="22"/>
          <w:lang w:val="en-GB"/>
        </w:rPr>
        <w:t xml:space="preserve"> This directory contains code for block storage devices, actually the scheduling algorithm. </w:t>
      </w:r>
      <w:r w:rsidRPr="5DB37F8C" w:rsidR="455CB273">
        <w:rPr>
          <w:rFonts w:ascii="Calibri" w:hAnsi="Calibri" w:eastAsia="Calibri" w:cs="Calibri"/>
          <w:b w:val="1"/>
          <w:bCs w:val="1"/>
          <w:noProof w:val="0"/>
          <w:sz w:val="22"/>
          <w:szCs w:val="22"/>
          <w:lang w:val="en-GB"/>
        </w:rPr>
        <w:t>crypto/:</w:t>
      </w:r>
      <w:r w:rsidRPr="5DB37F8C" w:rsidR="455CB273">
        <w:rPr>
          <w:rFonts w:ascii="Calibri" w:hAnsi="Calibri" w:eastAsia="Calibri" w:cs="Calibri"/>
          <w:noProof w:val="0"/>
          <w:sz w:val="22"/>
          <w:szCs w:val="22"/>
          <w:lang w:val="en-GB"/>
        </w:rPr>
        <w:t xml:space="preserve"> This directory contains the cryptographic API and the encryption algorithms code. </w:t>
      </w:r>
      <w:r w:rsidRPr="5DB37F8C" w:rsidR="455CB273">
        <w:rPr>
          <w:rFonts w:ascii="Calibri" w:hAnsi="Calibri" w:eastAsia="Calibri" w:cs="Calibri"/>
          <w:b w:val="1"/>
          <w:bCs w:val="1"/>
          <w:noProof w:val="0"/>
          <w:sz w:val="22"/>
          <w:szCs w:val="22"/>
          <w:lang w:val="en-GB"/>
        </w:rPr>
        <w:t>Documentation/:</w:t>
      </w:r>
      <w:r w:rsidRPr="5DB37F8C" w:rsidR="455CB273">
        <w:rPr>
          <w:rFonts w:ascii="Calibri" w:hAnsi="Calibri" w:eastAsia="Calibri" w:cs="Calibri"/>
          <w:noProof w:val="0"/>
          <w:sz w:val="22"/>
          <w:szCs w:val="22"/>
          <w:lang w:val="en-GB"/>
        </w:rPr>
        <w:t xml:space="preserve"> This should be your </w:t>
      </w:r>
      <w:proofErr w:type="spellStart"/>
      <w:r w:rsidRPr="5DB37F8C" w:rsidR="455CB273">
        <w:rPr>
          <w:rFonts w:ascii="Calibri" w:hAnsi="Calibri" w:eastAsia="Calibri" w:cs="Calibri"/>
          <w:noProof w:val="0"/>
          <w:sz w:val="22"/>
          <w:szCs w:val="22"/>
          <w:lang w:val="en-GB"/>
        </w:rPr>
        <w:t>favorite</w:t>
      </w:r>
      <w:proofErr w:type="spellEnd"/>
      <w:r w:rsidRPr="5DB37F8C" w:rsidR="455CB273">
        <w:rPr>
          <w:rFonts w:ascii="Calibri" w:hAnsi="Calibri" w:eastAsia="Calibri" w:cs="Calibri"/>
          <w:noProof w:val="0"/>
          <w:sz w:val="22"/>
          <w:szCs w:val="22"/>
          <w:lang w:val="en-GB"/>
        </w:rPr>
        <w:t xml:space="preserve"> directory. It contains the descriptions of APIs used for different kernel frameworks and subsystems. You should look here prior to asking any questions on forums.</w:t>
      </w:r>
    </w:p>
    <w:p w:rsidR="455CB273" w:rsidP="5DB37F8C" w:rsidRDefault="455CB273" w14:paraId="056BE9C2" w14:textId="28B09E6E">
      <w:pPr>
        <w:spacing w:line="259" w:lineRule="auto"/>
        <w:jc w:val="both"/>
      </w:pPr>
      <w:r w:rsidRPr="5DB37F8C" w:rsidR="455CB273">
        <w:rPr>
          <w:rFonts w:ascii="Calibri" w:hAnsi="Calibri" w:eastAsia="Calibri" w:cs="Calibri"/>
          <w:b w:val="1"/>
          <w:bCs w:val="1"/>
          <w:noProof w:val="0"/>
          <w:sz w:val="22"/>
          <w:szCs w:val="22"/>
          <w:lang w:val="en-GB"/>
        </w:rPr>
        <w:t>drivers/:</w:t>
      </w:r>
      <w:r w:rsidRPr="5DB37F8C" w:rsidR="455CB273">
        <w:rPr>
          <w:rFonts w:ascii="Calibri" w:hAnsi="Calibri" w:eastAsia="Calibri" w:cs="Calibri"/>
          <w:noProof w:val="0"/>
          <w:sz w:val="22"/>
          <w:szCs w:val="22"/>
          <w:lang w:val="en-GB"/>
        </w:rPr>
        <w:t xml:space="preserve"> This is the heaviest directory, continuously growing as device drivers get merged. It contains every device driver organized in various subdirectories. </w:t>
      </w:r>
    </w:p>
    <w:p w:rsidR="455CB273" w:rsidP="5DB37F8C" w:rsidRDefault="455CB273" w14:paraId="55D43F44" w14:textId="60E0A319">
      <w:pPr>
        <w:spacing w:line="259" w:lineRule="auto"/>
        <w:jc w:val="both"/>
      </w:pPr>
      <w:r w:rsidRPr="5DB37F8C" w:rsidR="455CB273">
        <w:rPr>
          <w:rFonts w:ascii="Calibri" w:hAnsi="Calibri" w:eastAsia="Calibri" w:cs="Calibri"/>
          <w:b w:val="1"/>
          <w:bCs w:val="1"/>
          <w:noProof w:val="0"/>
          <w:sz w:val="22"/>
          <w:szCs w:val="22"/>
          <w:lang w:val="en-GB"/>
        </w:rPr>
        <w:t>fs/:</w:t>
      </w:r>
      <w:r w:rsidRPr="5DB37F8C" w:rsidR="455CB273">
        <w:rPr>
          <w:rFonts w:ascii="Calibri" w:hAnsi="Calibri" w:eastAsia="Calibri" w:cs="Calibri"/>
          <w:noProof w:val="0"/>
          <w:sz w:val="22"/>
          <w:szCs w:val="22"/>
          <w:lang w:val="en-GB"/>
        </w:rPr>
        <w:t xml:space="preserve"> This directory contains the implementation of different filesystems that the kernel actually supports, such as NTFS, FAT, </w:t>
      </w:r>
      <w:proofErr w:type="gramStart"/>
      <w:r w:rsidRPr="5DB37F8C" w:rsidR="455CB273">
        <w:rPr>
          <w:rFonts w:ascii="Calibri" w:hAnsi="Calibri" w:eastAsia="Calibri" w:cs="Calibri"/>
          <w:noProof w:val="0"/>
          <w:sz w:val="22"/>
          <w:szCs w:val="22"/>
          <w:lang w:val="en-GB"/>
        </w:rPr>
        <w:t>ETX{</w:t>
      </w:r>
      <w:proofErr w:type="gramEnd"/>
      <w:r w:rsidRPr="5DB37F8C" w:rsidR="455CB273">
        <w:rPr>
          <w:rFonts w:ascii="Calibri" w:hAnsi="Calibri" w:eastAsia="Calibri" w:cs="Calibri"/>
          <w:noProof w:val="0"/>
          <w:sz w:val="22"/>
          <w:szCs w:val="22"/>
          <w:lang w:val="en-GB"/>
        </w:rPr>
        <w:t xml:space="preserve">2,3,4}, </w:t>
      </w:r>
      <w:proofErr w:type="spellStart"/>
      <w:r w:rsidRPr="5DB37F8C" w:rsidR="455CB273">
        <w:rPr>
          <w:rFonts w:ascii="Calibri" w:hAnsi="Calibri" w:eastAsia="Calibri" w:cs="Calibri"/>
          <w:noProof w:val="0"/>
          <w:sz w:val="22"/>
          <w:szCs w:val="22"/>
          <w:lang w:val="en-GB"/>
        </w:rPr>
        <w:t>sysfs</w:t>
      </w:r>
      <w:proofErr w:type="spellEnd"/>
      <w:r w:rsidRPr="5DB37F8C" w:rsidR="455CB273">
        <w:rPr>
          <w:rFonts w:ascii="Calibri" w:hAnsi="Calibri" w:eastAsia="Calibri" w:cs="Calibri"/>
          <w:noProof w:val="0"/>
          <w:sz w:val="22"/>
          <w:szCs w:val="22"/>
          <w:lang w:val="en-GB"/>
        </w:rPr>
        <w:t xml:space="preserve">, </w:t>
      </w:r>
      <w:proofErr w:type="spellStart"/>
      <w:r w:rsidRPr="5DB37F8C" w:rsidR="455CB273">
        <w:rPr>
          <w:rFonts w:ascii="Calibri" w:hAnsi="Calibri" w:eastAsia="Calibri" w:cs="Calibri"/>
          <w:noProof w:val="0"/>
          <w:sz w:val="22"/>
          <w:szCs w:val="22"/>
          <w:lang w:val="en-GB"/>
        </w:rPr>
        <w:t>procfs</w:t>
      </w:r>
      <w:proofErr w:type="spellEnd"/>
      <w:r w:rsidRPr="5DB37F8C" w:rsidR="455CB273">
        <w:rPr>
          <w:rFonts w:ascii="Calibri" w:hAnsi="Calibri" w:eastAsia="Calibri" w:cs="Calibri"/>
          <w:noProof w:val="0"/>
          <w:sz w:val="22"/>
          <w:szCs w:val="22"/>
          <w:lang w:val="en-GB"/>
        </w:rPr>
        <w:t>, NFS, and so on.</w:t>
      </w:r>
    </w:p>
    <w:p w:rsidR="455CB273" w:rsidP="5DB37F8C" w:rsidRDefault="455CB273" w14:paraId="7AAAF1C5" w14:textId="6B10A28B">
      <w:pPr>
        <w:spacing w:line="259" w:lineRule="auto"/>
        <w:jc w:val="both"/>
      </w:pPr>
      <w:r w:rsidRPr="5DB37F8C" w:rsidR="455CB273">
        <w:rPr>
          <w:rFonts w:ascii="Calibri" w:hAnsi="Calibri" w:eastAsia="Calibri" w:cs="Calibri"/>
          <w:b w:val="1"/>
          <w:bCs w:val="1"/>
          <w:noProof w:val="0"/>
          <w:sz w:val="22"/>
          <w:szCs w:val="22"/>
          <w:lang w:val="en-GB"/>
        </w:rPr>
        <w:t>include/:</w:t>
      </w:r>
      <w:r w:rsidRPr="5DB37F8C" w:rsidR="455CB273">
        <w:rPr>
          <w:rFonts w:ascii="Calibri" w:hAnsi="Calibri" w:eastAsia="Calibri" w:cs="Calibri"/>
          <w:noProof w:val="0"/>
          <w:sz w:val="22"/>
          <w:szCs w:val="22"/>
          <w:lang w:val="en-GB"/>
        </w:rPr>
        <w:t xml:space="preserve"> This contains kernel header files.</w:t>
      </w:r>
    </w:p>
    <w:p w:rsidR="455CB273" w:rsidP="5DB37F8C" w:rsidRDefault="455CB273" w14:paraId="4C513DE7" w14:textId="6B71C8C6">
      <w:pPr>
        <w:spacing w:line="259" w:lineRule="auto"/>
        <w:jc w:val="both"/>
      </w:pPr>
      <w:proofErr w:type="spellStart"/>
      <w:r w:rsidRPr="5DB37F8C" w:rsidR="455CB273">
        <w:rPr>
          <w:rFonts w:ascii="Calibri" w:hAnsi="Calibri" w:eastAsia="Calibri" w:cs="Calibri"/>
          <w:b w:val="1"/>
          <w:bCs w:val="1"/>
          <w:noProof w:val="0"/>
          <w:sz w:val="22"/>
          <w:szCs w:val="22"/>
          <w:lang w:val="en-GB"/>
        </w:rPr>
        <w:t>init</w:t>
      </w:r>
      <w:proofErr w:type="spellEnd"/>
      <w:r w:rsidRPr="5DB37F8C" w:rsidR="455CB273">
        <w:rPr>
          <w:rFonts w:ascii="Calibri" w:hAnsi="Calibri" w:eastAsia="Calibri" w:cs="Calibri"/>
          <w:b w:val="1"/>
          <w:bCs w:val="1"/>
          <w:noProof w:val="0"/>
          <w:sz w:val="22"/>
          <w:szCs w:val="22"/>
          <w:lang w:val="en-GB"/>
        </w:rPr>
        <w:t>/:</w:t>
      </w:r>
      <w:r w:rsidRPr="5DB37F8C" w:rsidR="455CB273">
        <w:rPr>
          <w:rFonts w:ascii="Calibri" w:hAnsi="Calibri" w:eastAsia="Calibri" w:cs="Calibri"/>
          <w:noProof w:val="0"/>
          <w:sz w:val="22"/>
          <w:szCs w:val="22"/>
          <w:lang w:val="en-GB"/>
        </w:rPr>
        <w:t xml:space="preserve"> This directory contains the initialization and start up code.</w:t>
      </w:r>
    </w:p>
    <w:p w:rsidR="455CB273" w:rsidP="5DB37F8C" w:rsidRDefault="455CB273" w14:paraId="0C5C5584" w14:textId="0562318E">
      <w:pPr>
        <w:spacing w:line="259" w:lineRule="auto"/>
        <w:jc w:val="both"/>
      </w:pPr>
      <w:proofErr w:type="spellStart"/>
      <w:r w:rsidRPr="5DB37F8C" w:rsidR="455CB273">
        <w:rPr>
          <w:rFonts w:ascii="Calibri" w:hAnsi="Calibri" w:eastAsia="Calibri" w:cs="Calibri"/>
          <w:b w:val="1"/>
          <w:bCs w:val="1"/>
          <w:noProof w:val="0"/>
          <w:sz w:val="22"/>
          <w:szCs w:val="22"/>
          <w:lang w:val="en-GB"/>
        </w:rPr>
        <w:t>ipc</w:t>
      </w:r>
      <w:proofErr w:type="spellEnd"/>
      <w:r w:rsidRPr="5DB37F8C" w:rsidR="455CB273">
        <w:rPr>
          <w:rFonts w:ascii="Calibri" w:hAnsi="Calibri" w:eastAsia="Calibri" w:cs="Calibri"/>
          <w:b w:val="1"/>
          <w:bCs w:val="1"/>
          <w:noProof w:val="0"/>
          <w:sz w:val="22"/>
          <w:szCs w:val="22"/>
          <w:lang w:val="en-GB"/>
        </w:rPr>
        <w:t>/:</w:t>
      </w:r>
      <w:r w:rsidRPr="5DB37F8C" w:rsidR="455CB273">
        <w:rPr>
          <w:rFonts w:ascii="Calibri" w:hAnsi="Calibri" w:eastAsia="Calibri" w:cs="Calibri"/>
          <w:noProof w:val="0"/>
          <w:sz w:val="22"/>
          <w:szCs w:val="22"/>
          <w:lang w:val="en-GB"/>
        </w:rPr>
        <w:t xml:space="preserve"> This contains implementations of the inter-process communication (IPC) mechanisms, such as message queues, semaphores, and shared memory.</w:t>
      </w:r>
    </w:p>
    <w:p w:rsidR="455CB273" w:rsidP="5DB37F8C" w:rsidRDefault="455CB273" w14:paraId="7FCE585C" w14:textId="4E770587">
      <w:pPr>
        <w:spacing w:line="259" w:lineRule="auto"/>
        <w:jc w:val="both"/>
      </w:pPr>
      <w:r w:rsidRPr="5DB37F8C" w:rsidR="455CB273">
        <w:rPr>
          <w:rFonts w:ascii="Calibri" w:hAnsi="Calibri" w:eastAsia="Calibri" w:cs="Calibri"/>
          <w:b w:val="1"/>
          <w:bCs w:val="1"/>
          <w:noProof w:val="0"/>
          <w:sz w:val="22"/>
          <w:szCs w:val="22"/>
          <w:lang w:val="en-GB"/>
        </w:rPr>
        <w:t>kernel/:</w:t>
      </w:r>
      <w:r w:rsidRPr="5DB37F8C" w:rsidR="455CB273">
        <w:rPr>
          <w:rFonts w:ascii="Calibri" w:hAnsi="Calibri" w:eastAsia="Calibri" w:cs="Calibri"/>
          <w:noProof w:val="0"/>
          <w:sz w:val="22"/>
          <w:szCs w:val="22"/>
          <w:lang w:val="en-GB"/>
        </w:rPr>
        <w:t xml:space="preserve"> This directory contains architecture-independent portions of the base kernel. </w:t>
      </w:r>
    </w:p>
    <w:p w:rsidR="455CB273" w:rsidP="5DB37F8C" w:rsidRDefault="455CB273" w14:paraId="25C38A6C" w14:textId="79E00317">
      <w:pPr>
        <w:spacing w:line="259" w:lineRule="auto"/>
        <w:jc w:val="both"/>
      </w:pPr>
      <w:r w:rsidRPr="5DB37F8C" w:rsidR="455CB273">
        <w:rPr>
          <w:rFonts w:ascii="Calibri" w:hAnsi="Calibri" w:eastAsia="Calibri" w:cs="Calibri"/>
          <w:b w:val="1"/>
          <w:bCs w:val="1"/>
          <w:noProof w:val="0"/>
          <w:sz w:val="22"/>
          <w:szCs w:val="22"/>
          <w:lang w:val="en-GB"/>
        </w:rPr>
        <w:t>lib/:</w:t>
      </w:r>
      <w:r w:rsidRPr="5DB37F8C" w:rsidR="455CB273">
        <w:rPr>
          <w:rFonts w:ascii="Calibri" w:hAnsi="Calibri" w:eastAsia="Calibri" w:cs="Calibri"/>
          <w:noProof w:val="0"/>
          <w:sz w:val="22"/>
          <w:szCs w:val="22"/>
          <w:lang w:val="en-GB"/>
        </w:rPr>
        <w:t xml:space="preserve"> Library routines and some helper functions live here. They are generic kernel object (</w:t>
      </w:r>
      <w:proofErr w:type="spellStart"/>
      <w:r w:rsidRPr="5DB37F8C" w:rsidR="455CB273">
        <w:rPr>
          <w:rFonts w:ascii="Calibri" w:hAnsi="Calibri" w:eastAsia="Calibri" w:cs="Calibri"/>
          <w:noProof w:val="0"/>
          <w:sz w:val="22"/>
          <w:szCs w:val="22"/>
          <w:lang w:val="en-GB"/>
        </w:rPr>
        <w:t>kobject</w:t>
      </w:r>
      <w:proofErr w:type="spellEnd"/>
      <w:r w:rsidRPr="5DB37F8C" w:rsidR="455CB273">
        <w:rPr>
          <w:rFonts w:ascii="Calibri" w:hAnsi="Calibri" w:eastAsia="Calibri" w:cs="Calibri"/>
          <w:noProof w:val="0"/>
          <w:sz w:val="22"/>
          <w:szCs w:val="22"/>
          <w:lang w:val="en-GB"/>
        </w:rPr>
        <w:t>) handlers, cyclic redundancy Code (CRC) computation functions, and so on.</w:t>
      </w:r>
    </w:p>
    <w:p w:rsidR="455CB273" w:rsidP="5DB37F8C" w:rsidRDefault="455CB273" w14:paraId="20253939" w14:textId="71154676">
      <w:pPr>
        <w:spacing w:line="259" w:lineRule="auto"/>
        <w:jc w:val="both"/>
      </w:pPr>
      <w:r w:rsidRPr="5DB37F8C" w:rsidR="455CB273">
        <w:rPr>
          <w:rFonts w:ascii="Calibri" w:hAnsi="Calibri" w:eastAsia="Calibri" w:cs="Calibri"/>
          <w:b w:val="1"/>
          <w:bCs w:val="1"/>
          <w:noProof w:val="0"/>
          <w:sz w:val="22"/>
          <w:szCs w:val="22"/>
          <w:lang w:val="en-GB"/>
        </w:rPr>
        <w:t>mm/:</w:t>
      </w:r>
      <w:r w:rsidRPr="5DB37F8C" w:rsidR="455CB273">
        <w:rPr>
          <w:rFonts w:ascii="Calibri" w:hAnsi="Calibri" w:eastAsia="Calibri" w:cs="Calibri"/>
          <w:noProof w:val="0"/>
          <w:sz w:val="22"/>
          <w:szCs w:val="22"/>
          <w:lang w:val="en-GB"/>
        </w:rPr>
        <w:t xml:space="preserve"> This contains memory management code. </w:t>
      </w:r>
    </w:p>
    <w:p w:rsidR="455CB273" w:rsidP="5DB37F8C" w:rsidRDefault="455CB273" w14:paraId="6B86B218" w14:textId="107D17FC">
      <w:pPr>
        <w:spacing w:line="259" w:lineRule="auto"/>
        <w:jc w:val="both"/>
      </w:pPr>
      <w:r w:rsidRPr="5DB37F8C" w:rsidR="455CB273">
        <w:rPr>
          <w:rFonts w:ascii="Calibri" w:hAnsi="Calibri" w:eastAsia="Calibri" w:cs="Calibri"/>
          <w:b w:val="1"/>
          <w:bCs w:val="1"/>
          <w:noProof w:val="0"/>
          <w:sz w:val="22"/>
          <w:szCs w:val="22"/>
          <w:lang w:val="en-GB"/>
        </w:rPr>
        <w:t>net/:</w:t>
      </w:r>
      <w:r w:rsidRPr="5DB37F8C" w:rsidR="455CB273">
        <w:rPr>
          <w:rFonts w:ascii="Calibri" w:hAnsi="Calibri" w:eastAsia="Calibri" w:cs="Calibri"/>
          <w:noProof w:val="0"/>
          <w:sz w:val="22"/>
          <w:szCs w:val="22"/>
          <w:lang w:val="en-GB"/>
        </w:rPr>
        <w:t xml:space="preserve"> This contains networking (whatever network type it is) protocols code. </w:t>
      </w:r>
    </w:p>
    <w:p w:rsidR="455CB273" w:rsidP="5DB37F8C" w:rsidRDefault="455CB273" w14:paraId="1729BBA9" w14:textId="4E750AD3">
      <w:pPr>
        <w:spacing w:line="259" w:lineRule="auto"/>
        <w:jc w:val="both"/>
      </w:pPr>
      <w:r w:rsidRPr="5DB37F8C" w:rsidR="455CB273">
        <w:rPr>
          <w:rFonts w:ascii="Calibri" w:hAnsi="Calibri" w:eastAsia="Calibri" w:cs="Calibri"/>
          <w:b w:val="1"/>
          <w:bCs w:val="1"/>
          <w:noProof w:val="0"/>
          <w:sz w:val="22"/>
          <w:szCs w:val="22"/>
          <w:lang w:val="en-GB"/>
        </w:rPr>
        <w:t>scripts/:</w:t>
      </w:r>
      <w:r w:rsidRPr="5DB37F8C" w:rsidR="455CB273">
        <w:rPr>
          <w:rFonts w:ascii="Calibri" w:hAnsi="Calibri" w:eastAsia="Calibri" w:cs="Calibri"/>
          <w:noProof w:val="0"/>
          <w:sz w:val="22"/>
          <w:szCs w:val="22"/>
          <w:lang w:val="en-GB"/>
        </w:rPr>
        <w:t xml:space="preserve"> This contains scripts and tools used during kernel development. There are other useful tools here.</w:t>
      </w:r>
    </w:p>
    <w:p w:rsidR="455CB273" w:rsidP="5DB37F8C" w:rsidRDefault="455CB273" w14:paraId="43402238" w14:textId="1C48766A">
      <w:pPr>
        <w:spacing w:line="259" w:lineRule="auto"/>
        <w:jc w:val="both"/>
      </w:pPr>
      <w:r w:rsidRPr="5DB37F8C" w:rsidR="455CB273">
        <w:rPr>
          <w:rFonts w:ascii="Calibri" w:hAnsi="Calibri" w:eastAsia="Calibri" w:cs="Calibri"/>
          <w:b w:val="1"/>
          <w:bCs w:val="1"/>
          <w:noProof w:val="0"/>
          <w:sz w:val="22"/>
          <w:szCs w:val="22"/>
          <w:lang w:val="en-GB"/>
        </w:rPr>
        <w:t>security/:</w:t>
      </w:r>
      <w:r w:rsidRPr="5DB37F8C" w:rsidR="455CB273">
        <w:rPr>
          <w:rFonts w:ascii="Calibri" w:hAnsi="Calibri" w:eastAsia="Calibri" w:cs="Calibri"/>
          <w:noProof w:val="0"/>
          <w:sz w:val="22"/>
          <w:szCs w:val="22"/>
          <w:lang w:val="en-GB"/>
        </w:rPr>
        <w:t xml:space="preserve"> This directory contains the security framework code.</w:t>
      </w:r>
    </w:p>
    <w:p w:rsidR="455CB273" w:rsidP="5DB37F8C" w:rsidRDefault="455CB273" w14:paraId="6A445543" w14:textId="09CBB7C3">
      <w:pPr>
        <w:spacing w:line="259" w:lineRule="auto"/>
        <w:jc w:val="both"/>
      </w:pPr>
      <w:r w:rsidRPr="5DB37F8C" w:rsidR="455CB273">
        <w:rPr>
          <w:rFonts w:ascii="Calibri" w:hAnsi="Calibri" w:eastAsia="Calibri" w:cs="Calibri"/>
          <w:b w:val="1"/>
          <w:bCs w:val="1"/>
          <w:noProof w:val="0"/>
          <w:sz w:val="22"/>
          <w:szCs w:val="22"/>
          <w:lang w:val="en-GB"/>
        </w:rPr>
        <w:t>sound/:</w:t>
      </w:r>
      <w:r w:rsidRPr="5DB37F8C" w:rsidR="455CB273">
        <w:rPr>
          <w:rFonts w:ascii="Calibri" w:hAnsi="Calibri" w:eastAsia="Calibri" w:cs="Calibri"/>
          <w:noProof w:val="0"/>
          <w:sz w:val="22"/>
          <w:szCs w:val="22"/>
          <w:lang w:val="en-GB"/>
        </w:rPr>
        <w:t xml:space="preserve"> Audio subsystems code is here. </w:t>
      </w:r>
    </w:p>
    <w:p w:rsidR="455CB273" w:rsidP="5DB37F8C" w:rsidRDefault="455CB273" w14:paraId="3B5E6BDD" w14:textId="53B30690">
      <w:pPr>
        <w:spacing w:line="259" w:lineRule="auto"/>
        <w:jc w:val="both"/>
      </w:pPr>
      <w:proofErr w:type="spellStart"/>
      <w:r w:rsidRPr="5DB37F8C" w:rsidR="455CB273">
        <w:rPr>
          <w:rFonts w:ascii="Calibri" w:hAnsi="Calibri" w:eastAsia="Calibri" w:cs="Calibri"/>
          <w:b w:val="1"/>
          <w:bCs w:val="1"/>
          <w:noProof w:val="0"/>
          <w:sz w:val="22"/>
          <w:szCs w:val="22"/>
          <w:lang w:val="en-GB"/>
        </w:rPr>
        <w:t>usr</w:t>
      </w:r>
      <w:proofErr w:type="spellEnd"/>
      <w:r w:rsidRPr="5DB37F8C" w:rsidR="455CB273">
        <w:rPr>
          <w:rFonts w:ascii="Calibri" w:hAnsi="Calibri" w:eastAsia="Calibri" w:cs="Calibri"/>
          <w:b w:val="1"/>
          <w:bCs w:val="1"/>
          <w:noProof w:val="0"/>
          <w:sz w:val="22"/>
          <w:szCs w:val="22"/>
          <w:lang w:val="en-GB"/>
        </w:rPr>
        <w:t>/:</w:t>
      </w:r>
      <w:r w:rsidRPr="5DB37F8C" w:rsidR="455CB273">
        <w:rPr>
          <w:rFonts w:ascii="Calibri" w:hAnsi="Calibri" w:eastAsia="Calibri" w:cs="Calibri"/>
          <w:noProof w:val="0"/>
          <w:sz w:val="22"/>
          <w:szCs w:val="22"/>
          <w:lang w:val="en-GB"/>
        </w:rPr>
        <w:t xml:space="preserve"> This currently contains the </w:t>
      </w:r>
      <w:proofErr w:type="spellStart"/>
      <w:r w:rsidRPr="5DB37F8C" w:rsidR="455CB273">
        <w:rPr>
          <w:rFonts w:ascii="Calibri" w:hAnsi="Calibri" w:eastAsia="Calibri" w:cs="Calibri"/>
          <w:noProof w:val="0"/>
          <w:sz w:val="22"/>
          <w:szCs w:val="22"/>
          <w:lang w:val="en-GB"/>
        </w:rPr>
        <w:t>initramfs</w:t>
      </w:r>
      <w:proofErr w:type="spellEnd"/>
      <w:r w:rsidRPr="5DB37F8C" w:rsidR="455CB273">
        <w:rPr>
          <w:rFonts w:ascii="Calibri" w:hAnsi="Calibri" w:eastAsia="Calibri" w:cs="Calibri"/>
          <w:noProof w:val="0"/>
          <w:sz w:val="22"/>
          <w:szCs w:val="22"/>
          <w:lang w:val="en-GB"/>
        </w:rPr>
        <w:t xml:space="preserve"> implementation</w:t>
      </w:r>
      <w:r>
        <w:br/>
      </w:r>
      <w:r w:rsidRPr="5DB37F8C" w:rsidR="37494C9E">
        <w:rPr>
          <w:b w:val="1"/>
          <w:bCs w:val="1"/>
        </w:rPr>
        <w:t>---------------------------------------------------------------------------------------------------------------------------------------------------</w:t>
      </w:r>
    </w:p>
    <w:p w:rsidR="455CB273" w:rsidP="5DB37F8C" w:rsidRDefault="455CB273" w14:paraId="73CAA6CA" w14:textId="446CFF1E">
      <w:pPr>
        <w:spacing w:line="259" w:lineRule="auto"/>
        <w:jc w:val="both"/>
      </w:pPr>
      <w:r w:rsidRPr="5DB37F8C" w:rsidR="455CB273">
        <w:rPr>
          <w:rFonts w:ascii="Calibri" w:hAnsi="Calibri" w:eastAsia="Calibri" w:cs="Calibri"/>
          <w:b w:val="1"/>
          <w:bCs w:val="1"/>
          <w:noProof w:val="0"/>
          <w:sz w:val="22"/>
          <w:szCs w:val="22"/>
          <w:u w:val="single"/>
          <w:lang w:val="en-GB"/>
        </w:rPr>
        <w:t xml:space="preserve">Device </w:t>
      </w:r>
      <w:r w:rsidRPr="5DB37F8C" w:rsidR="757F6925">
        <w:rPr>
          <w:rFonts w:ascii="Calibri" w:hAnsi="Calibri" w:eastAsia="Calibri" w:cs="Calibri"/>
          <w:b w:val="1"/>
          <w:bCs w:val="1"/>
          <w:noProof w:val="0"/>
          <w:sz w:val="22"/>
          <w:szCs w:val="22"/>
          <w:u w:val="single"/>
          <w:lang w:val="en-GB"/>
        </w:rPr>
        <w:t>Driver:</w:t>
      </w:r>
      <w:r w:rsidRPr="5DB37F8C" w:rsidR="757F6925">
        <w:rPr>
          <w:rFonts w:ascii="Calibri" w:hAnsi="Calibri" w:eastAsia="Calibri" w:cs="Calibri"/>
          <w:b w:val="1"/>
          <w:bCs w:val="1"/>
          <w:noProof w:val="0"/>
          <w:sz w:val="22"/>
          <w:szCs w:val="22"/>
          <w:lang w:val="en-GB"/>
        </w:rPr>
        <w:t xml:space="preserve"> </w:t>
      </w:r>
      <w:r w:rsidRPr="5DB37F8C" w:rsidR="757F6925">
        <w:rPr>
          <w:rFonts w:ascii="Calibri" w:hAnsi="Calibri" w:eastAsia="Calibri" w:cs="Calibri"/>
          <w:b w:val="0"/>
          <w:bCs w:val="0"/>
          <w:noProof w:val="0"/>
          <w:sz w:val="22"/>
          <w:szCs w:val="22"/>
          <w:lang w:val="en-GB"/>
        </w:rPr>
        <w:t>A</w:t>
      </w:r>
      <w:r w:rsidRPr="5DB37F8C" w:rsidR="455CB273">
        <w:rPr>
          <w:rFonts w:ascii="Calibri" w:hAnsi="Calibri" w:eastAsia="Calibri" w:cs="Calibri"/>
          <w:noProof w:val="0"/>
          <w:sz w:val="22"/>
          <w:szCs w:val="22"/>
          <w:lang w:val="en-GB"/>
        </w:rPr>
        <w:t xml:space="preserve"> driver is a piece of software whose aim is to control and manage a particular hardware device, hence the name device driver. From an operating system point of view, drivers can be either in the kernel space (running in privileged mode) or in the user space (with lower privileges)</w:t>
      </w:r>
    </w:p>
    <w:p w:rsidR="455CB273" w:rsidP="5DB37F8C" w:rsidRDefault="455CB273" w14:paraId="549B4538" w14:textId="7006DB6C">
      <w:pPr>
        <w:spacing w:line="259" w:lineRule="auto"/>
        <w:jc w:val="both"/>
      </w:pPr>
      <w:r w:rsidRPr="5DB37F8C" w:rsidR="455CB273">
        <w:rPr>
          <w:rFonts w:ascii="Calibri" w:hAnsi="Calibri" w:eastAsia="Calibri" w:cs="Calibri"/>
          <w:b w:val="1"/>
          <w:bCs w:val="1"/>
          <w:noProof w:val="0"/>
          <w:sz w:val="22"/>
          <w:szCs w:val="22"/>
          <w:u w:val="single"/>
          <w:lang w:val="en-GB"/>
        </w:rPr>
        <w:t>Kernel space:</w:t>
      </w:r>
      <w:r w:rsidRPr="5DB37F8C" w:rsidR="455CB273">
        <w:rPr>
          <w:rFonts w:ascii="Calibri" w:hAnsi="Calibri" w:eastAsia="Calibri" w:cs="Calibri"/>
          <w:noProof w:val="0"/>
          <w:sz w:val="22"/>
          <w:szCs w:val="22"/>
          <w:lang w:val="en-GB"/>
        </w:rPr>
        <w:t xml:space="preserve"> This is a set of addresses where the kernel is hosted and where it runs. Kernel memory (or kernel space) is a memory range, owned by the kernel, protected by access flags, preventing any user apps from messing with the kernel (un)knowingly. On the other hand, the kernel can access the whole system memory, since it runs with the highest priority on the system. In kernel mode, the CPU can access the whole memory (both kernel space and user space).</w:t>
      </w:r>
    </w:p>
    <w:p w:rsidR="455CB273" w:rsidP="5DB37F8C" w:rsidRDefault="455CB273" w14:paraId="0D99FEC1" w14:textId="3F9C9DC6">
      <w:pPr>
        <w:spacing w:line="259" w:lineRule="auto"/>
        <w:jc w:val="both"/>
      </w:pPr>
      <w:r w:rsidRPr="5DB37F8C" w:rsidR="455CB273">
        <w:rPr>
          <w:rFonts w:ascii="Calibri" w:hAnsi="Calibri" w:eastAsia="Calibri" w:cs="Calibri"/>
          <w:b w:val="1"/>
          <w:bCs w:val="1"/>
          <w:noProof w:val="0"/>
          <w:sz w:val="22"/>
          <w:szCs w:val="22"/>
          <w:u w:val="single"/>
          <w:lang w:val="en-GB"/>
        </w:rPr>
        <w:t>User space:</w:t>
      </w:r>
      <w:r w:rsidRPr="5DB37F8C" w:rsidR="455CB273">
        <w:rPr>
          <w:rFonts w:ascii="Calibri" w:hAnsi="Calibri" w:eastAsia="Calibri" w:cs="Calibri"/>
          <w:noProof w:val="0"/>
          <w:sz w:val="22"/>
          <w:szCs w:val="22"/>
          <w:lang w:val="en-GB"/>
        </w:rPr>
        <w:t xml:space="preserve"> This is a set of addresses (locations) where normal programs (such as </w:t>
      </w:r>
      <w:proofErr w:type="spellStart"/>
      <w:r w:rsidRPr="5DB37F8C" w:rsidR="455CB273">
        <w:rPr>
          <w:rFonts w:ascii="Calibri" w:hAnsi="Calibri" w:eastAsia="Calibri" w:cs="Calibri"/>
          <w:noProof w:val="0"/>
          <w:sz w:val="22"/>
          <w:szCs w:val="22"/>
          <w:lang w:val="en-GB"/>
        </w:rPr>
        <w:t>gedit</w:t>
      </w:r>
      <w:proofErr w:type="spellEnd"/>
      <w:r w:rsidRPr="5DB37F8C" w:rsidR="455CB273">
        <w:rPr>
          <w:rFonts w:ascii="Calibri" w:hAnsi="Calibri" w:eastAsia="Calibri" w:cs="Calibri"/>
          <w:noProof w:val="0"/>
          <w:sz w:val="22"/>
          <w:szCs w:val="22"/>
          <w:lang w:val="en-GB"/>
        </w:rPr>
        <w:t xml:space="preserve"> and so on) are restricted to run. You may consider it a sandbox or a jail, so that a user program can't mess with memory or any other resource owned by another program. In user mode, the CPU can only access memory tagged with user space access rights. </w:t>
      </w:r>
      <w:r w:rsidRPr="5DB37F8C" w:rsidR="455CB273">
        <w:rPr>
          <w:rFonts w:ascii="Calibri" w:hAnsi="Calibri" w:eastAsia="Calibri" w:cs="Calibri"/>
          <w:b w:val="1"/>
          <w:bCs w:val="1"/>
          <w:noProof w:val="0"/>
          <w:sz w:val="22"/>
          <w:szCs w:val="22"/>
          <w:lang w:val="en-GB"/>
        </w:rPr>
        <w:t xml:space="preserve">The only way for a user app to run in the kernel space is through system calls. Examples of these are read, write, open, close, </w:t>
      </w:r>
      <w:proofErr w:type="spellStart"/>
      <w:r w:rsidRPr="5DB37F8C" w:rsidR="455CB273">
        <w:rPr>
          <w:rFonts w:ascii="Calibri" w:hAnsi="Calibri" w:eastAsia="Calibri" w:cs="Calibri"/>
          <w:b w:val="1"/>
          <w:bCs w:val="1"/>
          <w:noProof w:val="0"/>
          <w:sz w:val="22"/>
          <w:szCs w:val="22"/>
          <w:lang w:val="en-GB"/>
        </w:rPr>
        <w:t>mmap</w:t>
      </w:r>
      <w:proofErr w:type="spellEnd"/>
      <w:r w:rsidRPr="5DB37F8C" w:rsidR="455CB273">
        <w:rPr>
          <w:rFonts w:ascii="Calibri" w:hAnsi="Calibri" w:eastAsia="Calibri" w:cs="Calibri"/>
          <w:b w:val="1"/>
          <w:bCs w:val="1"/>
          <w:noProof w:val="0"/>
          <w:sz w:val="22"/>
          <w:szCs w:val="22"/>
          <w:lang w:val="en-GB"/>
        </w:rPr>
        <w:t>, and so on. User space code runs with a lower priority. When a process performs a system call, a software interrupt is sent to the kernel, which turns on privileged mode so that the process can run in kernel space. When the system call returns, the kernel turns off the privileged mode and the process is jailed again</w:t>
      </w:r>
      <w:r w:rsidRPr="5DB37F8C" w:rsidR="455CB273">
        <w:rPr>
          <w:rFonts w:ascii="Calibri" w:hAnsi="Calibri" w:eastAsia="Calibri" w:cs="Calibri"/>
          <w:noProof w:val="0"/>
          <w:sz w:val="22"/>
          <w:szCs w:val="22"/>
          <w:lang w:val="en-GB"/>
        </w:rPr>
        <w:t>.</w:t>
      </w:r>
    </w:p>
    <w:p w:rsidR="455CB273" w:rsidP="5DB37F8C" w:rsidRDefault="455CB273" w14:paraId="2615FE56" w14:textId="68067353">
      <w:pPr>
        <w:spacing w:line="259" w:lineRule="auto"/>
        <w:jc w:val="both"/>
      </w:pPr>
      <w:r w:rsidRPr="5DB37F8C" w:rsidR="455CB273">
        <w:rPr>
          <w:rFonts w:ascii="Calibri" w:hAnsi="Calibri" w:eastAsia="Calibri" w:cs="Calibri"/>
          <w:b w:val="1"/>
          <w:bCs w:val="1"/>
          <w:noProof w:val="0"/>
          <w:sz w:val="22"/>
          <w:szCs w:val="22"/>
          <w:u w:val="single"/>
          <w:lang w:val="en-GB"/>
        </w:rPr>
        <w:t xml:space="preserve">The concept of </w:t>
      </w:r>
      <w:r w:rsidRPr="5DB37F8C" w:rsidR="2DBDB7F3">
        <w:rPr>
          <w:rFonts w:ascii="Calibri" w:hAnsi="Calibri" w:eastAsia="Calibri" w:cs="Calibri"/>
          <w:b w:val="1"/>
          <w:bCs w:val="1"/>
          <w:noProof w:val="0"/>
          <w:sz w:val="22"/>
          <w:szCs w:val="22"/>
          <w:u w:val="single"/>
          <w:lang w:val="en-GB"/>
        </w:rPr>
        <w:t>modules:</w:t>
      </w:r>
      <w:r w:rsidRPr="5DB37F8C" w:rsidR="2DBDB7F3">
        <w:rPr>
          <w:rFonts w:ascii="Calibri" w:hAnsi="Calibri" w:eastAsia="Calibri" w:cs="Calibri"/>
          <w:noProof w:val="0"/>
          <w:sz w:val="22"/>
          <w:szCs w:val="22"/>
          <w:lang w:val="en-GB"/>
        </w:rPr>
        <w:t xml:space="preserve"> A</w:t>
      </w:r>
      <w:r w:rsidRPr="5DB37F8C" w:rsidR="455CB273">
        <w:rPr>
          <w:rFonts w:ascii="Calibri" w:hAnsi="Calibri" w:eastAsia="Calibri" w:cs="Calibri"/>
          <w:noProof w:val="0"/>
          <w:sz w:val="22"/>
          <w:szCs w:val="22"/>
          <w:lang w:val="en-GB"/>
        </w:rPr>
        <w:t xml:space="preserve"> module is to the Linux kernel what a plugin (add-on) is to user software (Firefox is an example). It dynamically extends the kernel functionalities without the need to even restart the computer. Most of the time, kernel modules are plug and play. Once inserted, they are ready to be used. In order to support modules, the kernel must have been built with the following option enabled: </w:t>
      </w:r>
    </w:p>
    <w:p w:rsidR="455CB273" w:rsidP="5DB37F8C" w:rsidRDefault="455CB273" w14:paraId="47AD1555" w14:textId="032ED2DE">
      <w:pPr>
        <w:spacing w:line="259" w:lineRule="auto"/>
        <w:jc w:val="both"/>
      </w:pPr>
      <w:r w:rsidRPr="5DB37F8C" w:rsidR="455CB273">
        <w:rPr>
          <w:rFonts w:ascii="Calibri" w:hAnsi="Calibri" w:eastAsia="Calibri" w:cs="Calibri"/>
          <w:b w:val="1"/>
          <w:bCs w:val="1"/>
          <w:noProof w:val="0"/>
          <w:sz w:val="22"/>
          <w:szCs w:val="22"/>
          <w:lang w:val="en-GB"/>
        </w:rPr>
        <w:t>CONFIG_MODULES=y</w:t>
      </w:r>
    </w:p>
    <w:p w:rsidR="455CB273" w:rsidP="5DB37F8C" w:rsidRDefault="455CB273" w14:paraId="2B6D17E3" w14:textId="60F976CD">
      <w:pPr>
        <w:spacing w:line="259" w:lineRule="auto"/>
        <w:jc w:val="both"/>
      </w:pPr>
      <w:r>
        <w:br/>
      </w:r>
      <w:r w:rsidRPr="5DB37F8C" w:rsidR="455CB273">
        <w:rPr>
          <w:rFonts w:ascii="Calibri" w:hAnsi="Calibri" w:eastAsia="Calibri" w:cs="Calibri"/>
          <w:noProof w:val="0"/>
          <w:sz w:val="22"/>
          <w:szCs w:val="22"/>
          <w:lang w:val="en-GB"/>
        </w:rPr>
        <w:t>Module dependencies In Linux, a module can provide functions or variables, exporting them using the EXPORT_SYMBOL macro, which makes them available for other modules. These are called symbols. A dependency of module B on module A means that module B is using one of the symbols exported by module A.</w:t>
      </w:r>
    </w:p>
    <w:p w:rsidR="455CB273" w:rsidP="5DB37F8C" w:rsidRDefault="455CB273" w14:paraId="7AF97A73" w14:textId="237A16EE">
      <w:pPr>
        <w:spacing w:line="259" w:lineRule="auto"/>
        <w:jc w:val="both"/>
      </w:pPr>
      <w:r w:rsidRPr="5DB37F8C" w:rsidR="455CB273">
        <w:rPr>
          <w:rFonts w:ascii="Calibri" w:hAnsi="Calibri" w:eastAsia="Calibri" w:cs="Calibri"/>
          <w:noProof w:val="0"/>
          <w:sz w:val="22"/>
          <w:szCs w:val="22"/>
          <w:lang w:val="en-GB"/>
        </w:rPr>
        <w:t xml:space="preserve">Module loading and unloading </w:t>
      </w:r>
      <w:r w:rsidRPr="5DB37F8C" w:rsidR="406D48FD">
        <w:rPr>
          <w:rFonts w:ascii="Calibri" w:hAnsi="Calibri" w:eastAsia="Calibri" w:cs="Calibri"/>
          <w:noProof w:val="0"/>
          <w:sz w:val="22"/>
          <w:szCs w:val="22"/>
          <w:lang w:val="en-GB"/>
        </w:rPr>
        <w:t>for</w:t>
      </w:r>
      <w:r w:rsidRPr="5DB37F8C" w:rsidR="455CB273">
        <w:rPr>
          <w:rFonts w:ascii="Calibri" w:hAnsi="Calibri" w:eastAsia="Calibri" w:cs="Calibri"/>
          <w:noProof w:val="0"/>
          <w:sz w:val="22"/>
          <w:szCs w:val="22"/>
          <w:lang w:val="en-GB"/>
        </w:rPr>
        <w:t xml:space="preserve"> a module to be operational, you should load it into the kernel, either by using </w:t>
      </w:r>
      <w:proofErr w:type="spellStart"/>
      <w:r w:rsidRPr="5DB37F8C" w:rsidR="455CB273">
        <w:rPr>
          <w:rFonts w:ascii="Calibri" w:hAnsi="Calibri" w:eastAsia="Calibri" w:cs="Calibri"/>
          <w:noProof w:val="0"/>
          <w:sz w:val="22"/>
          <w:szCs w:val="22"/>
          <w:lang w:val="en-GB"/>
        </w:rPr>
        <w:t>insmod</w:t>
      </w:r>
      <w:proofErr w:type="spellEnd"/>
      <w:r w:rsidRPr="5DB37F8C" w:rsidR="455CB273">
        <w:rPr>
          <w:rFonts w:ascii="Calibri" w:hAnsi="Calibri" w:eastAsia="Calibri" w:cs="Calibri"/>
          <w:noProof w:val="0"/>
          <w:sz w:val="22"/>
          <w:szCs w:val="22"/>
          <w:lang w:val="en-GB"/>
        </w:rPr>
        <w:t xml:space="preserve"> given the module path as an argument, which is the preferred method during development, or by using </w:t>
      </w:r>
      <w:proofErr w:type="spellStart"/>
      <w:r w:rsidRPr="5DB37F8C" w:rsidR="455CB273">
        <w:rPr>
          <w:rFonts w:ascii="Calibri" w:hAnsi="Calibri" w:eastAsia="Calibri" w:cs="Calibri"/>
          <w:noProof w:val="0"/>
          <w:sz w:val="22"/>
          <w:szCs w:val="22"/>
          <w:lang w:val="en-GB"/>
        </w:rPr>
        <w:t>modprobe</w:t>
      </w:r>
      <w:proofErr w:type="spellEnd"/>
      <w:r w:rsidRPr="5DB37F8C" w:rsidR="455CB273">
        <w:rPr>
          <w:rFonts w:ascii="Calibri" w:hAnsi="Calibri" w:eastAsia="Calibri" w:cs="Calibri"/>
          <w:noProof w:val="0"/>
          <w:sz w:val="22"/>
          <w:szCs w:val="22"/>
          <w:lang w:val="en-GB"/>
        </w:rPr>
        <w:t>, a clever command and one preferred in production system</w:t>
      </w:r>
    </w:p>
    <w:p w:rsidR="455CB273" w:rsidP="5DB37F8C" w:rsidRDefault="455CB273" w14:paraId="62FB5CDD" w14:textId="48B68156">
      <w:pPr>
        <w:spacing w:line="259" w:lineRule="auto"/>
        <w:jc w:val="both"/>
        <w:rPr>
          <w:rFonts w:ascii="Calibri" w:hAnsi="Calibri" w:eastAsia="Calibri" w:cs="Calibri"/>
          <w:noProof w:val="0"/>
          <w:sz w:val="22"/>
          <w:szCs w:val="22"/>
          <w:u w:val="single"/>
          <w:lang w:val="en-GB"/>
        </w:rPr>
      </w:pPr>
      <w:r w:rsidRPr="5DB37F8C" w:rsidR="455CB273">
        <w:rPr>
          <w:rFonts w:ascii="Calibri" w:hAnsi="Calibri" w:eastAsia="Calibri" w:cs="Calibri"/>
          <w:b w:val="1"/>
          <w:bCs w:val="1"/>
          <w:noProof w:val="0"/>
          <w:sz w:val="22"/>
          <w:szCs w:val="22"/>
          <w:u w:val="single"/>
          <w:lang w:val="en-GB"/>
        </w:rPr>
        <w:t>Module entry and exit point</w:t>
      </w:r>
      <w:r w:rsidRPr="5DB37F8C" w:rsidR="455CB273">
        <w:rPr>
          <w:rFonts w:ascii="Calibri" w:hAnsi="Calibri" w:eastAsia="Calibri" w:cs="Calibri"/>
          <w:noProof w:val="0"/>
          <w:sz w:val="22"/>
          <w:szCs w:val="22"/>
          <w:lang w:val="en-GB"/>
        </w:rPr>
        <w:t xml:space="preserve"> </w:t>
      </w:r>
    </w:p>
    <w:p w:rsidR="455CB273" w:rsidP="5DB37F8C" w:rsidRDefault="455CB273" w14:paraId="530CE985" w14:textId="41AE914B">
      <w:pPr>
        <w:spacing w:line="259" w:lineRule="auto"/>
        <w:jc w:val="both"/>
      </w:pPr>
      <w:r w:rsidRPr="5DB37F8C" w:rsidR="455CB273">
        <w:rPr>
          <w:rFonts w:ascii="Calibri" w:hAnsi="Calibri" w:eastAsia="Calibri" w:cs="Calibri"/>
          <w:noProof w:val="0"/>
          <w:sz w:val="22"/>
          <w:szCs w:val="22"/>
          <w:lang w:val="en-GB"/>
        </w:rPr>
        <w:t>Kernel drivers all have entry and exit points: the former correspond to the function called when the module is loaded (</w:t>
      </w:r>
      <w:proofErr w:type="spellStart"/>
      <w:r w:rsidRPr="5DB37F8C" w:rsidR="455CB273">
        <w:rPr>
          <w:rFonts w:ascii="Calibri" w:hAnsi="Calibri" w:eastAsia="Calibri" w:cs="Calibri"/>
          <w:noProof w:val="0"/>
          <w:sz w:val="22"/>
          <w:szCs w:val="22"/>
          <w:lang w:val="en-GB"/>
        </w:rPr>
        <w:t>modprobe</w:t>
      </w:r>
      <w:proofErr w:type="spellEnd"/>
      <w:r w:rsidRPr="5DB37F8C" w:rsidR="455CB273">
        <w:rPr>
          <w:rFonts w:ascii="Calibri" w:hAnsi="Calibri" w:eastAsia="Calibri" w:cs="Calibri"/>
          <w:noProof w:val="0"/>
          <w:sz w:val="22"/>
          <w:szCs w:val="22"/>
          <w:lang w:val="en-GB"/>
        </w:rPr>
        <w:t xml:space="preserve">, </w:t>
      </w:r>
      <w:proofErr w:type="spellStart"/>
      <w:r w:rsidRPr="5DB37F8C" w:rsidR="455CB273">
        <w:rPr>
          <w:rFonts w:ascii="Calibri" w:hAnsi="Calibri" w:eastAsia="Calibri" w:cs="Calibri"/>
          <w:noProof w:val="0"/>
          <w:sz w:val="22"/>
          <w:szCs w:val="22"/>
          <w:lang w:val="en-GB"/>
        </w:rPr>
        <w:t>insmod</w:t>
      </w:r>
      <w:proofErr w:type="spellEnd"/>
      <w:r w:rsidRPr="5DB37F8C" w:rsidR="455CB273">
        <w:rPr>
          <w:rFonts w:ascii="Calibri" w:hAnsi="Calibri" w:eastAsia="Calibri" w:cs="Calibri"/>
          <w:noProof w:val="0"/>
          <w:sz w:val="22"/>
          <w:szCs w:val="22"/>
          <w:lang w:val="en-GB"/>
        </w:rPr>
        <w:t xml:space="preserve">) and the latter are the function executed at module unloading (at </w:t>
      </w:r>
      <w:proofErr w:type="spellStart"/>
      <w:r w:rsidRPr="5DB37F8C" w:rsidR="455CB273">
        <w:rPr>
          <w:rFonts w:ascii="Calibri" w:hAnsi="Calibri" w:eastAsia="Calibri" w:cs="Calibri"/>
          <w:noProof w:val="0"/>
          <w:sz w:val="22"/>
          <w:szCs w:val="22"/>
          <w:lang w:val="en-GB"/>
        </w:rPr>
        <w:t>rmmod</w:t>
      </w:r>
      <w:proofErr w:type="spellEnd"/>
      <w:r w:rsidRPr="5DB37F8C" w:rsidR="455CB273">
        <w:rPr>
          <w:rFonts w:ascii="Calibri" w:hAnsi="Calibri" w:eastAsia="Calibri" w:cs="Calibri"/>
          <w:noProof w:val="0"/>
          <w:sz w:val="22"/>
          <w:szCs w:val="22"/>
          <w:lang w:val="en-GB"/>
        </w:rPr>
        <w:t xml:space="preserve"> or </w:t>
      </w:r>
      <w:proofErr w:type="spellStart"/>
      <w:r w:rsidRPr="5DB37F8C" w:rsidR="455CB273">
        <w:rPr>
          <w:rFonts w:ascii="Calibri" w:hAnsi="Calibri" w:eastAsia="Calibri" w:cs="Calibri"/>
          <w:noProof w:val="0"/>
          <w:sz w:val="22"/>
          <w:szCs w:val="22"/>
          <w:lang w:val="en-GB"/>
        </w:rPr>
        <w:t>modprobe</w:t>
      </w:r>
      <w:proofErr w:type="spellEnd"/>
      <w:r w:rsidRPr="5DB37F8C" w:rsidR="455CB273">
        <w:rPr>
          <w:rFonts w:ascii="Calibri" w:hAnsi="Calibri" w:eastAsia="Calibri" w:cs="Calibri"/>
          <w:noProof w:val="0"/>
          <w:sz w:val="22"/>
          <w:szCs w:val="22"/>
          <w:lang w:val="en-GB"/>
        </w:rPr>
        <w:t xml:space="preserve"> -r). We all remember the </w:t>
      </w:r>
      <w:proofErr w:type="gramStart"/>
      <w:r w:rsidRPr="5DB37F8C" w:rsidR="455CB273">
        <w:rPr>
          <w:rFonts w:ascii="Calibri" w:hAnsi="Calibri" w:eastAsia="Calibri" w:cs="Calibri"/>
          <w:noProof w:val="0"/>
          <w:sz w:val="22"/>
          <w:szCs w:val="22"/>
          <w:lang w:val="en-GB"/>
        </w:rPr>
        <w:t>main(</w:t>
      </w:r>
      <w:proofErr w:type="gramEnd"/>
      <w:r w:rsidRPr="5DB37F8C" w:rsidR="455CB273">
        <w:rPr>
          <w:rFonts w:ascii="Calibri" w:hAnsi="Calibri" w:eastAsia="Calibri" w:cs="Calibri"/>
          <w:noProof w:val="0"/>
          <w:sz w:val="22"/>
          <w:szCs w:val="22"/>
          <w:lang w:val="en-GB"/>
        </w:rPr>
        <w:t xml:space="preserve">) function, which is the entry point for every user space program written in C/C++; it exits when that same function returns. With kernel modules, things are different. The entry point can have any name you want, and unlike a user space program that exits when </w:t>
      </w:r>
      <w:proofErr w:type="gramStart"/>
      <w:r w:rsidRPr="5DB37F8C" w:rsidR="455CB273">
        <w:rPr>
          <w:rFonts w:ascii="Calibri" w:hAnsi="Calibri" w:eastAsia="Calibri" w:cs="Calibri"/>
          <w:noProof w:val="0"/>
          <w:sz w:val="22"/>
          <w:szCs w:val="22"/>
          <w:lang w:val="en-GB"/>
        </w:rPr>
        <w:t>main(</w:t>
      </w:r>
      <w:proofErr w:type="gramEnd"/>
      <w:r w:rsidRPr="5DB37F8C" w:rsidR="455CB273">
        <w:rPr>
          <w:rFonts w:ascii="Calibri" w:hAnsi="Calibri" w:eastAsia="Calibri" w:cs="Calibri"/>
          <w:noProof w:val="0"/>
          <w:sz w:val="22"/>
          <w:szCs w:val="22"/>
          <w:lang w:val="en-GB"/>
        </w:rPr>
        <w:t xml:space="preserve">) returns, the exit point is defined in another function. All you need to do is to inform the kernel which functions should be executed as an entry or exit point. The only thing that is actually mandatory is to identify them as the corresponding loading and removing functions, giving them as parameters to the </w:t>
      </w:r>
      <w:proofErr w:type="spellStart"/>
      <w:r w:rsidRPr="5DB37F8C" w:rsidR="455CB273">
        <w:rPr>
          <w:rFonts w:ascii="Calibri" w:hAnsi="Calibri" w:eastAsia="Calibri" w:cs="Calibri"/>
          <w:noProof w:val="0"/>
          <w:sz w:val="22"/>
          <w:szCs w:val="22"/>
          <w:lang w:val="en-GB"/>
        </w:rPr>
        <w:t>module_init</w:t>
      </w:r>
      <w:proofErr w:type="spellEnd"/>
      <w:r w:rsidRPr="5DB37F8C" w:rsidR="455CB273">
        <w:rPr>
          <w:rFonts w:ascii="Calibri" w:hAnsi="Calibri" w:eastAsia="Calibri" w:cs="Calibri"/>
          <w:noProof w:val="0"/>
          <w:sz w:val="22"/>
          <w:szCs w:val="22"/>
          <w:lang w:val="en-GB"/>
        </w:rPr>
        <w:t xml:space="preserve">() and </w:t>
      </w:r>
      <w:proofErr w:type="spellStart"/>
      <w:r w:rsidRPr="5DB37F8C" w:rsidR="455CB273">
        <w:rPr>
          <w:rFonts w:ascii="Calibri" w:hAnsi="Calibri" w:eastAsia="Calibri" w:cs="Calibri"/>
          <w:noProof w:val="0"/>
          <w:sz w:val="22"/>
          <w:szCs w:val="22"/>
          <w:lang w:val="en-GB"/>
        </w:rPr>
        <w:t>module_exit</w:t>
      </w:r>
      <w:proofErr w:type="spellEnd"/>
      <w:r w:rsidRPr="5DB37F8C" w:rsidR="455CB273">
        <w:rPr>
          <w:rFonts w:ascii="Calibri" w:hAnsi="Calibri" w:eastAsia="Calibri" w:cs="Calibri"/>
          <w:noProof w:val="0"/>
          <w:sz w:val="22"/>
          <w:szCs w:val="22"/>
          <w:lang w:val="en-GB"/>
        </w:rPr>
        <w:t xml:space="preserve">() macros. To sum up, </w:t>
      </w:r>
      <w:proofErr w:type="spellStart"/>
      <w:r w:rsidRPr="5DB37F8C" w:rsidR="455CB273">
        <w:rPr>
          <w:rFonts w:ascii="Calibri" w:hAnsi="Calibri" w:eastAsia="Calibri" w:cs="Calibri"/>
          <w:noProof w:val="0"/>
          <w:sz w:val="22"/>
          <w:szCs w:val="22"/>
          <w:lang w:val="en-GB"/>
        </w:rPr>
        <w:t>module_init</w:t>
      </w:r>
      <w:proofErr w:type="spellEnd"/>
      <w:r w:rsidRPr="5DB37F8C" w:rsidR="455CB273">
        <w:rPr>
          <w:rFonts w:ascii="Calibri" w:hAnsi="Calibri" w:eastAsia="Calibri" w:cs="Calibri"/>
          <w:noProof w:val="0"/>
          <w:sz w:val="22"/>
          <w:szCs w:val="22"/>
          <w:lang w:val="en-GB"/>
        </w:rPr>
        <w:t xml:space="preserve">() is used to declare the function that should be called when the module is loaded (with </w:t>
      </w:r>
      <w:proofErr w:type="spellStart"/>
      <w:r w:rsidRPr="5DB37F8C" w:rsidR="455CB273">
        <w:rPr>
          <w:rFonts w:ascii="Calibri" w:hAnsi="Calibri" w:eastAsia="Calibri" w:cs="Calibri"/>
          <w:noProof w:val="0"/>
          <w:sz w:val="22"/>
          <w:szCs w:val="22"/>
          <w:lang w:val="en-GB"/>
        </w:rPr>
        <w:t>insmod</w:t>
      </w:r>
      <w:proofErr w:type="spellEnd"/>
      <w:r w:rsidRPr="5DB37F8C" w:rsidR="455CB273">
        <w:rPr>
          <w:rFonts w:ascii="Calibri" w:hAnsi="Calibri" w:eastAsia="Calibri" w:cs="Calibri"/>
          <w:noProof w:val="0"/>
          <w:sz w:val="22"/>
          <w:szCs w:val="22"/>
          <w:lang w:val="en-GB"/>
        </w:rPr>
        <w:t xml:space="preserve"> or </w:t>
      </w:r>
      <w:proofErr w:type="spellStart"/>
      <w:r w:rsidRPr="5DB37F8C" w:rsidR="455CB273">
        <w:rPr>
          <w:rFonts w:ascii="Calibri" w:hAnsi="Calibri" w:eastAsia="Calibri" w:cs="Calibri"/>
          <w:noProof w:val="0"/>
          <w:sz w:val="22"/>
          <w:szCs w:val="22"/>
          <w:lang w:val="en-GB"/>
        </w:rPr>
        <w:t>modprobe</w:t>
      </w:r>
      <w:proofErr w:type="spellEnd"/>
      <w:r w:rsidRPr="5DB37F8C" w:rsidR="455CB273">
        <w:rPr>
          <w:rFonts w:ascii="Calibri" w:hAnsi="Calibri" w:eastAsia="Calibri" w:cs="Calibri"/>
          <w:noProof w:val="0"/>
          <w:sz w:val="22"/>
          <w:szCs w:val="22"/>
          <w:lang w:val="en-GB"/>
        </w:rPr>
        <w:t xml:space="preserve">). What is done in the initialization function will define the </w:t>
      </w:r>
      <w:proofErr w:type="spellStart"/>
      <w:r w:rsidRPr="5DB37F8C" w:rsidR="455CB273">
        <w:rPr>
          <w:rFonts w:ascii="Calibri" w:hAnsi="Calibri" w:eastAsia="Calibri" w:cs="Calibri"/>
          <w:noProof w:val="0"/>
          <w:sz w:val="22"/>
          <w:szCs w:val="22"/>
          <w:lang w:val="en-GB"/>
        </w:rPr>
        <w:t>behavior</w:t>
      </w:r>
      <w:proofErr w:type="spellEnd"/>
      <w:r w:rsidRPr="5DB37F8C" w:rsidR="455CB273">
        <w:rPr>
          <w:rFonts w:ascii="Calibri" w:hAnsi="Calibri" w:eastAsia="Calibri" w:cs="Calibri"/>
          <w:noProof w:val="0"/>
          <w:sz w:val="22"/>
          <w:szCs w:val="22"/>
          <w:lang w:val="en-GB"/>
        </w:rPr>
        <w:t xml:space="preserve"> of the module. </w:t>
      </w:r>
      <w:proofErr w:type="spellStart"/>
      <w:r w:rsidRPr="5DB37F8C" w:rsidR="455CB273">
        <w:rPr>
          <w:rFonts w:ascii="Calibri" w:hAnsi="Calibri" w:eastAsia="Calibri" w:cs="Calibri"/>
          <w:noProof w:val="0"/>
          <w:sz w:val="22"/>
          <w:szCs w:val="22"/>
          <w:lang w:val="en-GB"/>
        </w:rPr>
        <w:t>module_exit</w:t>
      </w:r>
      <w:proofErr w:type="spellEnd"/>
      <w:r w:rsidRPr="5DB37F8C" w:rsidR="455CB273">
        <w:rPr>
          <w:rFonts w:ascii="Calibri" w:hAnsi="Calibri" w:eastAsia="Calibri" w:cs="Calibri"/>
          <w:noProof w:val="0"/>
          <w:sz w:val="22"/>
          <w:szCs w:val="22"/>
          <w:lang w:val="en-GB"/>
        </w:rPr>
        <w:t xml:space="preserve">() is used to declare the function that should be called when the module is unloaded (with </w:t>
      </w:r>
      <w:proofErr w:type="spellStart"/>
      <w:r w:rsidRPr="5DB37F8C" w:rsidR="455CB273">
        <w:rPr>
          <w:rFonts w:ascii="Calibri" w:hAnsi="Calibri" w:eastAsia="Calibri" w:cs="Calibri"/>
          <w:noProof w:val="0"/>
          <w:sz w:val="22"/>
          <w:szCs w:val="22"/>
          <w:lang w:val="en-GB"/>
        </w:rPr>
        <w:t>rmmod</w:t>
      </w:r>
      <w:proofErr w:type="spellEnd"/>
      <w:r w:rsidRPr="5DB37F8C" w:rsidR="455CB273">
        <w:rPr>
          <w:rFonts w:ascii="Calibri" w:hAnsi="Calibri" w:eastAsia="Calibri" w:cs="Calibri"/>
          <w:noProof w:val="0"/>
          <w:sz w:val="22"/>
          <w:szCs w:val="22"/>
          <w:lang w:val="en-GB"/>
        </w:rPr>
        <w:t>).</w:t>
      </w:r>
    </w:p>
    <w:p w:rsidR="455CB273" w:rsidP="5DB37F8C" w:rsidRDefault="455CB273" w14:paraId="4C7250EE" w14:textId="7CCBF11C">
      <w:pPr>
        <w:spacing w:line="259" w:lineRule="auto"/>
        <w:jc w:val="both"/>
      </w:pPr>
      <w:r>
        <w:br/>
      </w:r>
      <w:r w:rsidRPr="5DB37F8C" w:rsidR="455CB273">
        <w:rPr>
          <w:rFonts w:ascii="Calibri" w:hAnsi="Calibri" w:eastAsia="Calibri" w:cs="Calibri"/>
          <w:b w:val="1"/>
          <w:bCs w:val="1"/>
          <w:noProof w:val="0"/>
          <w:sz w:val="22"/>
          <w:szCs w:val="22"/>
          <w:lang w:val="en-GB"/>
        </w:rPr>
        <w:t>__</w:t>
      </w:r>
      <w:proofErr w:type="spellStart"/>
      <w:r w:rsidRPr="5DB37F8C" w:rsidR="455CB273">
        <w:rPr>
          <w:rFonts w:ascii="Calibri" w:hAnsi="Calibri" w:eastAsia="Calibri" w:cs="Calibri"/>
          <w:b w:val="1"/>
          <w:bCs w:val="1"/>
          <w:noProof w:val="0"/>
          <w:sz w:val="22"/>
          <w:szCs w:val="22"/>
          <w:lang w:val="en-GB"/>
        </w:rPr>
        <w:t>init</w:t>
      </w:r>
      <w:proofErr w:type="spellEnd"/>
      <w:r w:rsidRPr="5DB37F8C" w:rsidR="455CB273">
        <w:rPr>
          <w:rFonts w:ascii="Calibri" w:hAnsi="Calibri" w:eastAsia="Calibri" w:cs="Calibri"/>
          <w:b w:val="1"/>
          <w:bCs w:val="1"/>
          <w:noProof w:val="0"/>
          <w:sz w:val="22"/>
          <w:szCs w:val="22"/>
          <w:lang w:val="en-GB"/>
        </w:rPr>
        <w:t xml:space="preserve"> and __exit attributes</w:t>
      </w:r>
    </w:p>
    <w:p w:rsidR="455CB273" w:rsidP="5DB37F8C" w:rsidRDefault="455CB273" w14:paraId="746813B4" w14:textId="6AD764E5">
      <w:pPr>
        <w:spacing w:line="259" w:lineRule="auto"/>
        <w:jc w:val="both"/>
      </w:pPr>
      <w:r w:rsidRPr="5DB37F8C" w:rsidR="455CB273">
        <w:rPr>
          <w:rFonts w:ascii="Calibri" w:hAnsi="Calibri" w:eastAsia="Calibri" w:cs="Calibri"/>
          <w:noProof w:val="0"/>
          <w:sz w:val="22"/>
          <w:szCs w:val="22"/>
          <w:lang w:val="en-GB"/>
        </w:rPr>
        <w:t>__</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and __exit </w:t>
      </w:r>
      <w:proofErr w:type="gramStart"/>
      <w:r w:rsidRPr="5DB37F8C" w:rsidR="455CB273">
        <w:rPr>
          <w:rFonts w:ascii="Calibri" w:hAnsi="Calibri" w:eastAsia="Calibri" w:cs="Calibri"/>
          <w:noProof w:val="0"/>
          <w:sz w:val="22"/>
          <w:szCs w:val="22"/>
          <w:lang w:val="en-GB"/>
        </w:rPr>
        <w:t>are</w:t>
      </w:r>
      <w:proofErr w:type="gramEnd"/>
      <w:r w:rsidRPr="5DB37F8C" w:rsidR="455CB273">
        <w:rPr>
          <w:rFonts w:ascii="Calibri" w:hAnsi="Calibri" w:eastAsia="Calibri" w:cs="Calibri"/>
          <w:noProof w:val="0"/>
          <w:sz w:val="22"/>
          <w:szCs w:val="22"/>
          <w:lang w:val="en-GB"/>
        </w:rPr>
        <w:t xml:space="preserve"> actually kernel macros, defined in include/</w:t>
      </w:r>
      <w:proofErr w:type="spellStart"/>
      <w:r w:rsidRPr="5DB37F8C" w:rsidR="455CB273">
        <w:rPr>
          <w:rFonts w:ascii="Calibri" w:hAnsi="Calibri" w:eastAsia="Calibri" w:cs="Calibri"/>
          <w:noProof w:val="0"/>
          <w:sz w:val="22"/>
          <w:szCs w:val="22"/>
          <w:lang w:val="en-GB"/>
        </w:rPr>
        <w:t>linux</w:t>
      </w:r>
      <w:proofErr w:type="spellEnd"/>
      <w:r w:rsidRPr="5DB37F8C" w:rsidR="455CB273">
        <w:rPr>
          <w:rFonts w:ascii="Calibri" w:hAnsi="Calibri" w:eastAsia="Calibri" w:cs="Calibri"/>
          <w:noProof w:val="0"/>
          <w:sz w:val="22"/>
          <w:szCs w:val="22"/>
          <w:lang w:val="en-GB"/>
        </w:rPr>
        <w:t>/</w:t>
      </w:r>
      <w:proofErr w:type="spellStart"/>
      <w:r w:rsidRPr="5DB37F8C" w:rsidR="455CB273">
        <w:rPr>
          <w:rFonts w:ascii="Calibri" w:hAnsi="Calibri" w:eastAsia="Calibri" w:cs="Calibri"/>
          <w:noProof w:val="0"/>
          <w:sz w:val="22"/>
          <w:szCs w:val="22"/>
          <w:lang w:val="en-GB"/>
        </w:rPr>
        <w:t>init.h</w:t>
      </w:r>
      <w:proofErr w:type="spellEnd"/>
      <w:r w:rsidRPr="5DB37F8C" w:rsidR="455CB273">
        <w:rPr>
          <w:rFonts w:ascii="Calibri" w:hAnsi="Calibri" w:eastAsia="Calibri" w:cs="Calibri"/>
          <w:noProof w:val="0"/>
          <w:sz w:val="22"/>
          <w:szCs w:val="22"/>
          <w:lang w:val="en-GB"/>
        </w:rPr>
        <w:t>, shown as follows: #define __</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__section(.</w:t>
      </w:r>
      <w:proofErr w:type="spellStart"/>
      <w:r w:rsidRPr="5DB37F8C" w:rsidR="455CB273">
        <w:rPr>
          <w:rFonts w:ascii="Calibri" w:hAnsi="Calibri" w:eastAsia="Calibri" w:cs="Calibri"/>
          <w:noProof w:val="0"/>
          <w:sz w:val="22"/>
          <w:szCs w:val="22"/>
          <w:lang w:val="en-GB"/>
        </w:rPr>
        <w:t>init.text</w:t>
      </w:r>
      <w:proofErr w:type="spellEnd"/>
      <w:r w:rsidRPr="5DB37F8C" w:rsidR="455CB273">
        <w:rPr>
          <w:rFonts w:ascii="Calibri" w:hAnsi="Calibri" w:eastAsia="Calibri" w:cs="Calibri"/>
          <w:noProof w:val="0"/>
          <w:sz w:val="22"/>
          <w:szCs w:val="22"/>
          <w:lang w:val="en-GB"/>
        </w:rPr>
        <w:t>) #define __exit __section(.</w:t>
      </w:r>
      <w:proofErr w:type="spellStart"/>
      <w:r w:rsidRPr="5DB37F8C" w:rsidR="455CB273">
        <w:rPr>
          <w:rFonts w:ascii="Calibri" w:hAnsi="Calibri" w:eastAsia="Calibri" w:cs="Calibri"/>
          <w:noProof w:val="0"/>
          <w:sz w:val="22"/>
          <w:szCs w:val="22"/>
          <w:lang w:val="en-GB"/>
        </w:rPr>
        <w:t>exit.text</w:t>
      </w:r>
      <w:proofErr w:type="spellEnd"/>
      <w:r w:rsidRPr="5DB37F8C" w:rsidR="455CB273">
        <w:rPr>
          <w:rFonts w:ascii="Calibri" w:hAnsi="Calibri" w:eastAsia="Calibri" w:cs="Calibri"/>
          <w:noProof w:val="0"/>
          <w:sz w:val="22"/>
          <w:szCs w:val="22"/>
          <w:lang w:val="en-GB"/>
        </w:rPr>
        <w:t>) The __</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keyword tells the linker to place the code in a dedicated section into the kernel object file. This section is known in advance to the kernel, and freed when the module is loaded and the </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function finished. This applies only to built-in drivers, not to loadable modules. The kernel will run the </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function of the driver for the first time during its boot sequence.</w:t>
      </w:r>
    </w:p>
    <w:p w:rsidR="455CB273" w:rsidP="5DB37F8C" w:rsidRDefault="455CB273" w14:paraId="1C491453" w14:textId="52BEE6D0">
      <w:pPr>
        <w:spacing w:line="259" w:lineRule="auto"/>
        <w:jc w:val="both"/>
      </w:pPr>
      <w:r w:rsidRPr="5DB37F8C" w:rsidR="455CB273">
        <w:rPr>
          <w:rFonts w:ascii="Calibri" w:hAnsi="Calibri" w:eastAsia="Calibri" w:cs="Calibri"/>
          <w:noProof w:val="0"/>
          <w:sz w:val="22"/>
          <w:szCs w:val="22"/>
          <w:lang w:val="en-GB"/>
        </w:rPr>
        <w:t xml:space="preserve">Since the driver cannot be unloaded, its </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function will not be called again until the next reboot. There is no need to keep references on its </w:t>
      </w:r>
      <w:proofErr w:type="spellStart"/>
      <w:r w:rsidRPr="5DB37F8C" w:rsidR="455CB273">
        <w:rPr>
          <w:rFonts w:ascii="Calibri" w:hAnsi="Calibri" w:eastAsia="Calibri" w:cs="Calibri"/>
          <w:noProof w:val="0"/>
          <w:sz w:val="22"/>
          <w:szCs w:val="22"/>
          <w:lang w:val="en-GB"/>
        </w:rPr>
        <w:t>init</w:t>
      </w:r>
      <w:proofErr w:type="spellEnd"/>
      <w:r w:rsidRPr="5DB37F8C" w:rsidR="455CB273">
        <w:rPr>
          <w:rFonts w:ascii="Calibri" w:hAnsi="Calibri" w:eastAsia="Calibri" w:cs="Calibri"/>
          <w:noProof w:val="0"/>
          <w:sz w:val="22"/>
          <w:szCs w:val="22"/>
          <w:lang w:val="en-GB"/>
        </w:rPr>
        <w:t xml:space="preserve"> function anymore. The same goes for the __exit keyword, whose corresponding code is omitted when the module is compiled statically into the kernel or when module unloading support is not enabled because, in both cases, the exit function is never called.</w:t>
      </w:r>
    </w:p>
    <w:p w:rsidR="455CB273" w:rsidP="5DB37F8C" w:rsidRDefault="455CB273" w14:paraId="7A2A8851" w14:textId="625064A1">
      <w:pPr>
        <w:spacing w:line="259" w:lineRule="auto"/>
        <w:jc w:val="both"/>
        <w:rPr>
          <w:rFonts w:ascii="Calibri" w:hAnsi="Calibri" w:eastAsia="Calibri" w:cs="Calibri"/>
          <w:b w:val="1"/>
          <w:bCs w:val="1"/>
          <w:noProof w:val="0"/>
          <w:sz w:val="22"/>
          <w:szCs w:val="22"/>
          <w:lang w:val="en-GB"/>
        </w:rPr>
      </w:pPr>
      <w:r w:rsidRPr="5DB37F8C" w:rsidR="455CB273">
        <w:rPr>
          <w:rFonts w:ascii="Calibri" w:hAnsi="Calibri" w:eastAsia="Calibri" w:cs="Calibri"/>
          <w:b w:val="1"/>
          <w:bCs w:val="1"/>
          <w:noProof w:val="0"/>
          <w:sz w:val="22"/>
          <w:szCs w:val="22"/>
          <w:lang w:val="en-GB"/>
        </w:rPr>
        <w:t>Licensing</w:t>
      </w:r>
    </w:p>
    <w:p w:rsidR="455CB273" w:rsidP="5DB37F8C" w:rsidRDefault="455CB273" w14:paraId="3B1CDEE3" w14:textId="2E400316">
      <w:pPr>
        <w:spacing w:line="259" w:lineRule="auto"/>
        <w:jc w:val="both"/>
      </w:pPr>
      <w:r w:rsidRPr="5DB37F8C" w:rsidR="455CB273">
        <w:rPr>
          <w:rFonts w:ascii="Calibri" w:hAnsi="Calibri" w:eastAsia="Calibri" w:cs="Calibri"/>
          <w:noProof w:val="0"/>
          <w:sz w:val="22"/>
          <w:szCs w:val="22"/>
          <w:lang w:val="en-GB"/>
        </w:rPr>
        <w:t>MODULE_LICENSE ("GPL");</w:t>
      </w:r>
    </w:p>
    <w:p w:rsidR="455CB273" w:rsidP="5DB37F8C" w:rsidRDefault="455CB273" w14:paraId="7BF77A76" w14:textId="7ACDB8DD">
      <w:pPr>
        <w:spacing w:line="259" w:lineRule="auto"/>
        <w:jc w:val="both"/>
      </w:pPr>
      <w:r w:rsidRPr="5DB37F8C" w:rsidR="455CB273">
        <w:rPr>
          <w:rFonts w:ascii="Calibri" w:hAnsi="Calibri" w:eastAsia="Calibri" w:cs="Calibri"/>
          <w:noProof w:val="0"/>
          <w:sz w:val="22"/>
          <w:szCs w:val="22"/>
          <w:lang w:val="en-GB"/>
        </w:rPr>
        <w:t>y. Remember that the module without MODULE_</w:t>
      </w:r>
      <w:proofErr w:type="gramStart"/>
      <w:r w:rsidRPr="5DB37F8C" w:rsidR="455CB273">
        <w:rPr>
          <w:rFonts w:ascii="Calibri" w:hAnsi="Calibri" w:eastAsia="Calibri" w:cs="Calibri"/>
          <w:noProof w:val="0"/>
          <w:sz w:val="22"/>
          <w:szCs w:val="22"/>
          <w:lang w:val="en-GB"/>
        </w:rPr>
        <w:t>LICENSE(</w:t>
      </w:r>
      <w:proofErr w:type="gramEnd"/>
      <w:r w:rsidRPr="5DB37F8C" w:rsidR="455CB273">
        <w:rPr>
          <w:rFonts w:ascii="Calibri" w:hAnsi="Calibri" w:eastAsia="Calibri" w:cs="Calibri"/>
          <w:noProof w:val="0"/>
          <w:sz w:val="22"/>
          <w:szCs w:val="22"/>
          <w:lang w:val="en-GB"/>
        </w:rPr>
        <w:t>) is not considered open source and will taint the kernel too. Refer /</w:t>
      </w:r>
      <w:proofErr w:type="spellStart"/>
      <w:r w:rsidRPr="5DB37F8C" w:rsidR="455CB273">
        <w:rPr>
          <w:rFonts w:ascii="Calibri" w:hAnsi="Calibri" w:eastAsia="Calibri" w:cs="Calibri"/>
          <w:noProof w:val="0"/>
          <w:sz w:val="22"/>
          <w:szCs w:val="22"/>
          <w:lang w:val="en-GB"/>
        </w:rPr>
        <w:t>linux</w:t>
      </w:r>
      <w:proofErr w:type="spellEnd"/>
      <w:r w:rsidRPr="5DB37F8C" w:rsidR="455CB273">
        <w:rPr>
          <w:rFonts w:ascii="Calibri" w:hAnsi="Calibri" w:eastAsia="Calibri" w:cs="Calibri"/>
          <w:noProof w:val="0"/>
          <w:sz w:val="22"/>
          <w:szCs w:val="22"/>
          <w:lang w:val="en-GB"/>
        </w:rPr>
        <w:t>/</w:t>
      </w:r>
      <w:proofErr w:type="spellStart"/>
      <w:r w:rsidRPr="5DB37F8C" w:rsidR="455CB273">
        <w:rPr>
          <w:rFonts w:ascii="Calibri" w:hAnsi="Calibri" w:eastAsia="Calibri" w:cs="Calibri"/>
          <w:noProof w:val="0"/>
          <w:sz w:val="22"/>
          <w:szCs w:val="22"/>
          <w:lang w:val="en-GB"/>
        </w:rPr>
        <w:t>module.h</w:t>
      </w:r>
      <w:proofErr w:type="spellEnd"/>
      <w:r w:rsidRPr="5DB37F8C" w:rsidR="455CB273">
        <w:rPr>
          <w:rFonts w:ascii="Calibri" w:hAnsi="Calibri" w:eastAsia="Calibri" w:cs="Calibri"/>
          <w:noProof w:val="0"/>
          <w:sz w:val="22"/>
          <w:szCs w:val="22"/>
          <w:lang w:val="en-GB"/>
        </w:rPr>
        <w:t xml:space="preserve"> for available licenses.</w:t>
      </w:r>
    </w:p>
    <w:p w:rsidR="455CB273" w:rsidP="5DB37F8C" w:rsidRDefault="455CB273" w14:paraId="09945244" w14:textId="5ADCBF4C">
      <w:pPr>
        <w:spacing w:line="259" w:lineRule="auto"/>
        <w:jc w:val="both"/>
      </w:pPr>
      <w:r>
        <w:br/>
      </w:r>
      <w:r>
        <w:br/>
      </w:r>
    </w:p>
    <w:p w:rsidR="455CB273" w:rsidP="5DB37F8C" w:rsidRDefault="455CB273" w14:paraId="04E1A526" w14:textId="20380337">
      <w:pPr>
        <w:spacing w:line="259" w:lineRule="auto"/>
        <w:jc w:val="both"/>
      </w:pPr>
      <w:r w:rsidRPr="5DB37F8C" w:rsidR="455CB273">
        <w:rPr>
          <w:rFonts w:ascii="Calibri" w:hAnsi="Calibri" w:eastAsia="Calibri" w:cs="Calibri"/>
          <w:b w:val="1"/>
          <w:bCs w:val="1"/>
          <w:noProof w:val="0"/>
          <w:sz w:val="22"/>
          <w:szCs w:val="22"/>
          <w:lang w:val="en-GB"/>
        </w:rPr>
        <w:t xml:space="preserve">Message printing – </w:t>
      </w:r>
      <w:proofErr w:type="spellStart"/>
      <w:r w:rsidRPr="5DB37F8C" w:rsidR="455CB273">
        <w:rPr>
          <w:rFonts w:ascii="Calibri" w:hAnsi="Calibri" w:eastAsia="Calibri" w:cs="Calibri"/>
          <w:b w:val="1"/>
          <w:bCs w:val="1"/>
          <w:noProof w:val="0"/>
          <w:sz w:val="22"/>
          <w:szCs w:val="22"/>
          <w:lang w:val="en-GB"/>
        </w:rPr>
        <w:t>printk</w:t>
      </w:r>
      <w:proofErr w:type="spellEnd"/>
      <w:r w:rsidRPr="5DB37F8C" w:rsidR="455CB273">
        <w:rPr>
          <w:rFonts w:ascii="Calibri" w:hAnsi="Calibri" w:eastAsia="Calibri" w:cs="Calibri"/>
          <w:b w:val="1"/>
          <w:bCs w:val="1"/>
          <w:noProof w:val="0"/>
          <w:sz w:val="22"/>
          <w:szCs w:val="22"/>
          <w:lang w:val="en-GB"/>
        </w:rPr>
        <w:t>()</w:t>
      </w:r>
    </w:p>
    <w:p w:rsidR="455CB273" w:rsidP="5DB37F8C" w:rsidRDefault="455CB273" w14:paraId="290B5051" w14:textId="56368C5B">
      <w:pPr>
        <w:spacing w:line="259" w:lineRule="auto"/>
        <w:jc w:val="both"/>
      </w:pPr>
      <w:proofErr w:type="spellStart"/>
      <w:r w:rsidRPr="5DB37F8C" w:rsidR="455CB273">
        <w:rPr>
          <w:rFonts w:ascii="Calibri" w:hAnsi="Calibri" w:eastAsia="Calibri" w:cs="Calibri"/>
          <w:noProof w:val="0"/>
          <w:sz w:val="22"/>
          <w:szCs w:val="22"/>
          <w:lang w:val="en-GB"/>
        </w:rPr>
        <w:t>printk</w:t>
      </w:r>
      <w:proofErr w:type="spellEnd"/>
      <w:r w:rsidRPr="5DB37F8C" w:rsidR="455CB273">
        <w:rPr>
          <w:rFonts w:ascii="Calibri" w:hAnsi="Calibri" w:eastAsia="Calibri" w:cs="Calibri"/>
          <w:noProof w:val="0"/>
          <w:sz w:val="22"/>
          <w:szCs w:val="22"/>
          <w:lang w:val="en-GB"/>
        </w:rPr>
        <w:t xml:space="preserve">() is to the kernel what </w:t>
      </w:r>
      <w:proofErr w:type="spellStart"/>
      <w:r w:rsidRPr="5DB37F8C" w:rsidR="455CB273">
        <w:rPr>
          <w:rFonts w:ascii="Calibri" w:hAnsi="Calibri" w:eastAsia="Calibri" w:cs="Calibri"/>
          <w:noProof w:val="0"/>
          <w:sz w:val="22"/>
          <w:szCs w:val="22"/>
          <w:lang w:val="en-GB"/>
        </w:rPr>
        <w:t>printf</w:t>
      </w:r>
      <w:proofErr w:type="spellEnd"/>
      <w:r w:rsidRPr="5DB37F8C" w:rsidR="455CB273">
        <w:rPr>
          <w:rFonts w:ascii="Calibri" w:hAnsi="Calibri" w:eastAsia="Calibri" w:cs="Calibri"/>
          <w:noProof w:val="0"/>
          <w:sz w:val="22"/>
          <w:szCs w:val="22"/>
          <w:lang w:val="en-GB"/>
        </w:rPr>
        <w:t xml:space="preserve">() is to the user space. Lines written by </w:t>
      </w:r>
      <w:proofErr w:type="spellStart"/>
      <w:r w:rsidRPr="5DB37F8C" w:rsidR="455CB273">
        <w:rPr>
          <w:rFonts w:ascii="Calibri" w:hAnsi="Calibri" w:eastAsia="Calibri" w:cs="Calibri"/>
          <w:noProof w:val="0"/>
          <w:sz w:val="22"/>
          <w:szCs w:val="22"/>
          <w:lang w:val="en-GB"/>
        </w:rPr>
        <w:t>printk</w:t>
      </w:r>
      <w:proofErr w:type="spellEnd"/>
      <w:r w:rsidRPr="5DB37F8C" w:rsidR="455CB273">
        <w:rPr>
          <w:rFonts w:ascii="Calibri" w:hAnsi="Calibri" w:eastAsia="Calibri" w:cs="Calibri"/>
          <w:noProof w:val="0"/>
          <w:sz w:val="22"/>
          <w:szCs w:val="22"/>
          <w:lang w:val="en-GB"/>
        </w:rPr>
        <w:t xml:space="preserve">() can be displayed through the </w:t>
      </w:r>
      <w:proofErr w:type="spellStart"/>
      <w:r w:rsidRPr="5DB37F8C" w:rsidR="455CB273">
        <w:rPr>
          <w:rFonts w:ascii="Calibri" w:hAnsi="Calibri" w:eastAsia="Calibri" w:cs="Calibri"/>
          <w:noProof w:val="0"/>
          <w:sz w:val="22"/>
          <w:szCs w:val="22"/>
          <w:lang w:val="en-GB"/>
        </w:rPr>
        <w:t>dmesg</w:t>
      </w:r>
      <w:proofErr w:type="spellEnd"/>
      <w:r w:rsidRPr="5DB37F8C" w:rsidR="455CB273">
        <w:rPr>
          <w:rFonts w:ascii="Calibri" w:hAnsi="Calibri" w:eastAsia="Calibri" w:cs="Calibri"/>
          <w:noProof w:val="0"/>
          <w:sz w:val="22"/>
          <w:szCs w:val="22"/>
          <w:lang w:val="en-GB"/>
        </w:rPr>
        <w:t xml:space="preserve"> command. Depending on how important the message you need to print is, you can choose between eight log-level messages, defined in include/</w:t>
      </w:r>
      <w:proofErr w:type="spellStart"/>
      <w:r w:rsidRPr="5DB37F8C" w:rsidR="455CB273">
        <w:rPr>
          <w:rFonts w:ascii="Calibri" w:hAnsi="Calibri" w:eastAsia="Calibri" w:cs="Calibri"/>
          <w:noProof w:val="0"/>
          <w:sz w:val="22"/>
          <w:szCs w:val="22"/>
          <w:lang w:val="en-GB"/>
        </w:rPr>
        <w:t>linux</w:t>
      </w:r>
      <w:proofErr w:type="spellEnd"/>
      <w:r w:rsidRPr="5DB37F8C" w:rsidR="455CB273">
        <w:rPr>
          <w:rFonts w:ascii="Calibri" w:hAnsi="Calibri" w:eastAsia="Calibri" w:cs="Calibri"/>
          <w:noProof w:val="0"/>
          <w:sz w:val="22"/>
          <w:szCs w:val="22"/>
          <w:lang w:val="en-GB"/>
        </w:rPr>
        <w:t>/</w:t>
      </w:r>
      <w:proofErr w:type="spellStart"/>
      <w:r w:rsidRPr="5DB37F8C" w:rsidR="455CB273">
        <w:rPr>
          <w:rFonts w:ascii="Calibri" w:hAnsi="Calibri" w:eastAsia="Calibri" w:cs="Calibri"/>
          <w:noProof w:val="0"/>
          <w:sz w:val="22"/>
          <w:szCs w:val="22"/>
          <w:lang w:val="en-GB"/>
        </w:rPr>
        <w:t>kern_levels.h</w:t>
      </w:r>
      <w:proofErr w:type="spellEnd"/>
      <w:r w:rsidRPr="5DB37F8C" w:rsidR="455CB273">
        <w:rPr>
          <w:rFonts w:ascii="Calibri" w:hAnsi="Calibri" w:eastAsia="Calibri" w:cs="Calibri"/>
          <w:noProof w:val="0"/>
          <w:sz w:val="22"/>
          <w:szCs w:val="22"/>
          <w:lang w:val="en-GB"/>
        </w:rPr>
        <w:t xml:space="preserve">, along with their meaning: </w:t>
      </w:r>
    </w:p>
    <w:p w:rsidR="455CB273" w:rsidP="5DB37F8C" w:rsidRDefault="455CB273" w14:paraId="48F0A49C" w14:textId="09958BA0">
      <w:pPr>
        <w:spacing w:line="259" w:lineRule="auto"/>
        <w:jc w:val="both"/>
      </w:pPr>
      <w:r>
        <w:br/>
      </w:r>
    </w:p>
    <w:p w:rsidR="455CB273" w:rsidP="5DB37F8C" w:rsidRDefault="455CB273" w14:paraId="3ADE9933" w14:textId="1D206648">
      <w:pPr>
        <w:spacing w:line="259" w:lineRule="auto"/>
        <w:jc w:val="both"/>
      </w:pPr>
      <w:r w:rsidRPr="5DB37F8C" w:rsidR="455CB273">
        <w:rPr>
          <w:rFonts w:ascii="Calibri" w:hAnsi="Calibri" w:eastAsia="Calibri" w:cs="Calibri"/>
          <w:noProof w:val="0"/>
          <w:sz w:val="22"/>
          <w:szCs w:val="22"/>
          <w:lang w:val="en-GB"/>
        </w:rPr>
        <w:t xml:space="preserve">Module parameters </w:t>
      </w:r>
      <w:r w:rsidRPr="5DB37F8C" w:rsidR="34931701">
        <w:rPr>
          <w:rFonts w:ascii="Calibri" w:hAnsi="Calibri" w:eastAsia="Calibri" w:cs="Calibri"/>
          <w:noProof w:val="0"/>
          <w:sz w:val="22"/>
          <w:szCs w:val="22"/>
          <w:lang w:val="en-GB"/>
        </w:rPr>
        <w:t>as</w:t>
      </w:r>
      <w:r w:rsidRPr="5DB37F8C" w:rsidR="455CB273">
        <w:rPr>
          <w:rFonts w:ascii="Calibri" w:hAnsi="Calibri" w:eastAsia="Calibri" w:cs="Calibri"/>
          <w:noProof w:val="0"/>
          <w:sz w:val="22"/>
          <w:szCs w:val="22"/>
          <w:lang w:val="en-GB"/>
        </w:rPr>
        <w:t xml:space="preserve"> a user program does, a kernel module can accept arguments from the command line. This allows dynamically changing the </w:t>
      </w:r>
      <w:proofErr w:type="spellStart"/>
      <w:r w:rsidRPr="5DB37F8C" w:rsidR="455CB273">
        <w:rPr>
          <w:rFonts w:ascii="Calibri" w:hAnsi="Calibri" w:eastAsia="Calibri" w:cs="Calibri"/>
          <w:noProof w:val="0"/>
          <w:sz w:val="22"/>
          <w:szCs w:val="22"/>
          <w:lang w:val="en-GB"/>
        </w:rPr>
        <w:t>behavior</w:t>
      </w:r>
      <w:proofErr w:type="spellEnd"/>
      <w:r w:rsidRPr="5DB37F8C" w:rsidR="455CB273">
        <w:rPr>
          <w:rFonts w:ascii="Calibri" w:hAnsi="Calibri" w:eastAsia="Calibri" w:cs="Calibri"/>
          <w:noProof w:val="0"/>
          <w:sz w:val="22"/>
          <w:szCs w:val="22"/>
          <w:lang w:val="en-GB"/>
        </w:rPr>
        <w:t xml:space="preserve"> of the module according to the given parameters, and can avoid the developer having to indefinitely change/compile the module during a test/debug session. In order to set this up, you should first declare the variables that will hold the values of command line arguments, and use the </w:t>
      </w:r>
      <w:proofErr w:type="spellStart"/>
      <w:r w:rsidRPr="5DB37F8C" w:rsidR="455CB273">
        <w:rPr>
          <w:rFonts w:ascii="Calibri" w:hAnsi="Calibri" w:eastAsia="Calibri" w:cs="Calibri"/>
          <w:noProof w:val="0"/>
          <w:sz w:val="22"/>
          <w:szCs w:val="22"/>
          <w:lang w:val="en-GB"/>
        </w:rPr>
        <w:t>module_param</w:t>
      </w:r>
      <w:proofErr w:type="spellEnd"/>
      <w:r w:rsidRPr="5DB37F8C" w:rsidR="455CB273">
        <w:rPr>
          <w:rFonts w:ascii="Calibri" w:hAnsi="Calibri" w:eastAsia="Calibri" w:cs="Calibri"/>
          <w:noProof w:val="0"/>
          <w:sz w:val="22"/>
          <w:szCs w:val="22"/>
          <w:lang w:val="en-GB"/>
        </w:rPr>
        <w:t>() macro on each of these. The macro is defined in include/</w:t>
      </w:r>
      <w:proofErr w:type="spellStart"/>
      <w:r w:rsidRPr="5DB37F8C" w:rsidR="455CB273">
        <w:rPr>
          <w:rFonts w:ascii="Calibri" w:hAnsi="Calibri" w:eastAsia="Calibri" w:cs="Calibri"/>
          <w:noProof w:val="0"/>
          <w:sz w:val="22"/>
          <w:szCs w:val="22"/>
          <w:lang w:val="en-GB"/>
        </w:rPr>
        <w:t>linux</w:t>
      </w:r>
      <w:proofErr w:type="spellEnd"/>
      <w:r w:rsidRPr="5DB37F8C" w:rsidR="455CB273">
        <w:rPr>
          <w:rFonts w:ascii="Calibri" w:hAnsi="Calibri" w:eastAsia="Calibri" w:cs="Calibri"/>
          <w:noProof w:val="0"/>
          <w:sz w:val="22"/>
          <w:szCs w:val="22"/>
          <w:lang w:val="en-GB"/>
        </w:rPr>
        <w:t>/</w:t>
      </w:r>
      <w:proofErr w:type="spellStart"/>
      <w:r w:rsidRPr="5DB37F8C" w:rsidR="455CB273">
        <w:rPr>
          <w:rFonts w:ascii="Calibri" w:hAnsi="Calibri" w:eastAsia="Calibri" w:cs="Calibri"/>
          <w:noProof w:val="0"/>
          <w:sz w:val="22"/>
          <w:szCs w:val="22"/>
          <w:lang w:val="en-GB"/>
        </w:rPr>
        <w:t>moduleparam.h</w:t>
      </w:r>
      <w:proofErr w:type="spellEnd"/>
      <w:r w:rsidRPr="5DB37F8C" w:rsidR="455CB273">
        <w:rPr>
          <w:rFonts w:ascii="Calibri" w:hAnsi="Calibri" w:eastAsia="Calibri" w:cs="Calibri"/>
          <w:noProof w:val="0"/>
          <w:sz w:val="22"/>
          <w:szCs w:val="22"/>
          <w:lang w:val="en-GB"/>
        </w:rPr>
        <w:t xml:space="preserve"> (this should be included in the code too: #</w:t>
      </w:r>
      <w:proofErr w:type="gramStart"/>
      <w:r w:rsidRPr="5DB37F8C" w:rsidR="455CB273">
        <w:rPr>
          <w:rFonts w:ascii="Calibri" w:hAnsi="Calibri" w:eastAsia="Calibri" w:cs="Calibri"/>
          <w:noProof w:val="0"/>
          <w:sz w:val="22"/>
          <w:szCs w:val="22"/>
          <w:lang w:val="en-GB"/>
        </w:rPr>
        <w:t>include )</w:t>
      </w:r>
      <w:proofErr w:type="gramEnd"/>
      <w:r w:rsidRPr="5DB37F8C" w:rsidR="455CB273">
        <w:rPr>
          <w:rFonts w:ascii="Calibri" w:hAnsi="Calibri" w:eastAsia="Calibri" w:cs="Calibri"/>
          <w:noProof w:val="0"/>
          <w:sz w:val="22"/>
          <w:szCs w:val="22"/>
          <w:lang w:val="en-GB"/>
        </w:rPr>
        <w:t>,</w:t>
      </w:r>
    </w:p>
    <w:p w:rsidR="455CB273" w:rsidP="5DB37F8C" w:rsidRDefault="455CB273" w14:paraId="5E7D90BE" w14:textId="70C6E00A">
      <w:pPr>
        <w:spacing w:line="259" w:lineRule="auto"/>
        <w:jc w:val="both"/>
      </w:pPr>
      <w:r w:rsidRPr="5DB37F8C" w:rsidR="455CB273">
        <w:rPr>
          <w:rFonts w:ascii="Calibri" w:hAnsi="Calibri" w:eastAsia="Calibri" w:cs="Calibri"/>
          <w:noProof w:val="0"/>
          <w:sz w:val="22"/>
          <w:szCs w:val="22"/>
          <w:lang w:val="en-GB"/>
        </w:rPr>
        <w:t xml:space="preserve">shown as follows: </w:t>
      </w:r>
      <w:proofErr w:type="spellStart"/>
      <w:r w:rsidRPr="5DB37F8C" w:rsidR="455CB273">
        <w:rPr>
          <w:rFonts w:ascii="Calibri" w:hAnsi="Calibri" w:eastAsia="Calibri" w:cs="Calibri"/>
          <w:noProof w:val="0"/>
          <w:sz w:val="22"/>
          <w:szCs w:val="22"/>
          <w:lang w:val="en-GB"/>
        </w:rPr>
        <w:t>module_param</w:t>
      </w:r>
      <w:proofErr w:type="spellEnd"/>
      <w:r w:rsidRPr="5DB37F8C" w:rsidR="455CB273">
        <w:rPr>
          <w:rFonts w:ascii="Calibri" w:hAnsi="Calibri" w:eastAsia="Calibri" w:cs="Calibri"/>
          <w:noProof w:val="0"/>
          <w:sz w:val="22"/>
          <w:szCs w:val="22"/>
          <w:lang w:val="en-GB"/>
        </w:rPr>
        <w:t xml:space="preserve">(name, type, perm); </w:t>
      </w:r>
    </w:p>
    <w:p w:rsidR="455CB273" w:rsidP="5DB37F8C" w:rsidRDefault="455CB273" w14:paraId="2414D562" w14:textId="03713A1D">
      <w:pPr>
        <w:spacing w:line="259" w:lineRule="auto"/>
        <w:jc w:val="both"/>
      </w:pPr>
      <w:r w:rsidRPr="5DB37F8C" w:rsidR="455CB273">
        <w:rPr>
          <w:rFonts w:ascii="Calibri" w:hAnsi="Calibri" w:eastAsia="Calibri" w:cs="Calibri"/>
          <w:noProof w:val="0"/>
          <w:sz w:val="22"/>
          <w:szCs w:val="22"/>
          <w:lang w:val="en-GB"/>
        </w:rPr>
        <w:t xml:space="preserve">This macro contains the following elements: </w:t>
      </w:r>
    </w:p>
    <w:p w:rsidR="455CB273" w:rsidP="5DB37F8C" w:rsidRDefault="455CB273" w14:paraId="255EA93E" w14:textId="309505E8">
      <w:pPr>
        <w:spacing w:line="259" w:lineRule="auto"/>
        <w:jc w:val="both"/>
      </w:pPr>
      <w:r w:rsidRPr="5DB37F8C" w:rsidR="455CB273">
        <w:rPr>
          <w:rFonts w:ascii="Calibri" w:hAnsi="Calibri" w:eastAsia="Calibri" w:cs="Calibri"/>
          <w:b w:val="1"/>
          <w:bCs w:val="1"/>
          <w:noProof w:val="0"/>
          <w:sz w:val="22"/>
          <w:szCs w:val="22"/>
          <w:lang w:val="en-GB"/>
        </w:rPr>
        <w:t>name:</w:t>
      </w:r>
      <w:r w:rsidRPr="5DB37F8C" w:rsidR="455CB273">
        <w:rPr>
          <w:rFonts w:ascii="Calibri" w:hAnsi="Calibri" w:eastAsia="Calibri" w:cs="Calibri"/>
          <w:noProof w:val="0"/>
          <w:sz w:val="22"/>
          <w:szCs w:val="22"/>
          <w:lang w:val="en-GB"/>
        </w:rPr>
        <w:t xml:space="preserve"> The name of the variable used as the parameter </w:t>
      </w:r>
    </w:p>
    <w:p w:rsidR="455CB273" w:rsidP="5DB37F8C" w:rsidRDefault="455CB273" w14:paraId="3383D77B" w14:textId="048A649B">
      <w:pPr>
        <w:spacing w:line="259" w:lineRule="auto"/>
        <w:jc w:val="both"/>
      </w:pPr>
      <w:r w:rsidRPr="5DB37F8C" w:rsidR="455CB273">
        <w:rPr>
          <w:rFonts w:ascii="Calibri" w:hAnsi="Calibri" w:eastAsia="Calibri" w:cs="Calibri"/>
          <w:b w:val="1"/>
          <w:bCs w:val="1"/>
          <w:noProof w:val="0"/>
          <w:sz w:val="22"/>
          <w:szCs w:val="22"/>
          <w:lang w:val="en-GB"/>
        </w:rPr>
        <w:t>type:</w:t>
      </w:r>
      <w:r w:rsidRPr="5DB37F8C" w:rsidR="455CB273">
        <w:rPr>
          <w:rFonts w:ascii="Calibri" w:hAnsi="Calibri" w:eastAsia="Calibri" w:cs="Calibri"/>
          <w:noProof w:val="0"/>
          <w:sz w:val="22"/>
          <w:szCs w:val="22"/>
          <w:lang w:val="en-GB"/>
        </w:rPr>
        <w:t xml:space="preserve"> The parameter's type (bool, </w:t>
      </w:r>
      <w:proofErr w:type="spellStart"/>
      <w:r w:rsidRPr="5DB37F8C" w:rsidR="455CB273">
        <w:rPr>
          <w:rFonts w:ascii="Calibri" w:hAnsi="Calibri" w:eastAsia="Calibri" w:cs="Calibri"/>
          <w:noProof w:val="0"/>
          <w:sz w:val="22"/>
          <w:szCs w:val="22"/>
          <w:lang w:val="en-GB"/>
        </w:rPr>
        <w:t>charp</w:t>
      </w:r>
      <w:proofErr w:type="spellEnd"/>
      <w:r w:rsidRPr="5DB37F8C" w:rsidR="455CB273">
        <w:rPr>
          <w:rFonts w:ascii="Calibri" w:hAnsi="Calibri" w:eastAsia="Calibri" w:cs="Calibri"/>
          <w:noProof w:val="0"/>
          <w:sz w:val="22"/>
          <w:szCs w:val="22"/>
          <w:lang w:val="en-GB"/>
        </w:rPr>
        <w:t xml:space="preserve">, byte, short, </w:t>
      </w:r>
      <w:proofErr w:type="spellStart"/>
      <w:r w:rsidRPr="5DB37F8C" w:rsidR="455CB273">
        <w:rPr>
          <w:rFonts w:ascii="Calibri" w:hAnsi="Calibri" w:eastAsia="Calibri" w:cs="Calibri"/>
          <w:noProof w:val="0"/>
          <w:sz w:val="22"/>
          <w:szCs w:val="22"/>
          <w:lang w:val="en-GB"/>
        </w:rPr>
        <w:t>ushort</w:t>
      </w:r>
      <w:proofErr w:type="spellEnd"/>
      <w:r w:rsidRPr="5DB37F8C" w:rsidR="455CB273">
        <w:rPr>
          <w:rFonts w:ascii="Calibri" w:hAnsi="Calibri" w:eastAsia="Calibri" w:cs="Calibri"/>
          <w:noProof w:val="0"/>
          <w:sz w:val="22"/>
          <w:szCs w:val="22"/>
          <w:lang w:val="en-GB"/>
        </w:rPr>
        <w:t xml:space="preserve">, int, </w:t>
      </w:r>
      <w:proofErr w:type="spellStart"/>
      <w:r w:rsidRPr="5DB37F8C" w:rsidR="455CB273">
        <w:rPr>
          <w:rFonts w:ascii="Calibri" w:hAnsi="Calibri" w:eastAsia="Calibri" w:cs="Calibri"/>
          <w:noProof w:val="0"/>
          <w:sz w:val="22"/>
          <w:szCs w:val="22"/>
          <w:lang w:val="en-GB"/>
        </w:rPr>
        <w:t>uint</w:t>
      </w:r>
      <w:proofErr w:type="spellEnd"/>
      <w:r w:rsidRPr="5DB37F8C" w:rsidR="455CB273">
        <w:rPr>
          <w:rFonts w:ascii="Calibri" w:hAnsi="Calibri" w:eastAsia="Calibri" w:cs="Calibri"/>
          <w:noProof w:val="0"/>
          <w:sz w:val="22"/>
          <w:szCs w:val="22"/>
          <w:lang w:val="en-GB"/>
        </w:rPr>
        <w:t xml:space="preserve">, long, </w:t>
      </w:r>
      <w:proofErr w:type="spellStart"/>
      <w:r w:rsidRPr="5DB37F8C" w:rsidR="455CB273">
        <w:rPr>
          <w:rFonts w:ascii="Calibri" w:hAnsi="Calibri" w:eastAsia="Calibri" w:cs="Calibri"/>
          <w:noProof w:val="0"/>
          <w:sz w:val="22"/>
          <w:szCs w:val="22"/>
          <w:lang w:val="en-GB"/>
        </w:rPr>
        <w:t>ulong</w:t>
      </w:r>
      <w:proofErr w:type="spellEnd"/>
      <w:r w:rsidRPr="5DB37F8C" w:rsidR="455CB273">
        <w:rPr>
          <w:rFonts w:ascii="Calibri" w:hAnsi="Calibri" w:eastAsia="Calibri" w:cs="Calibri"/>
          <w:noProof w:val="0"/>
          <w:sz w:val="22"/>
          <w:szCs w:val="22"/>
          <w:lang w:val="en-GB"/>
        </w:rPr>
        <w:t xml:space="preserve">), where </w:t>
      </w:r>
      <w:proofErr w:type="spellStart"/>
      <w:r w:rsidRPr="5DB37F8C" w:rsidR="455CB273">
        <w:rPr>
          <w:rFonts w:ascii="Calibri" w:hAnsi="Calibri" w:eastAsia="Calibri" w:cs="Calibri"/>
          <w:noProof w:val="0"/>
          <w:sz w:val="22"/>
          <w:szCs w:val="22"/>
          <w:lang w:val="en-GB"/>
        </w:rPr>
        <w:t>charp</w:t>
      </w:r>
      <w:proofErr w:type="spellEnd"/>
      <w:r w:rsidRPr="5DB37F8C" w:rsidR="455CB273">
        <w:rPr>
          <w:rFonts w:ascii="Calibri" w:hAnsi="Calibri" w:eastAsia="Calibri" w:cs="Calibri"/>
          <w:noProof w:val="0"/>
          <w:sz w:val="22"/>
          <w:szCs w:val="22"/>
          <w:lang w:val="en-GB"/>
        </w:rPr>
        <w:t xml:space="preserve"> stands for char pointer </w:t>
      </w:r>
    </w:p>
    <w:p w:rsidR="455CB273" w:rsidP="5DB37F8C" w:rsidRDefault="455CB273" w14:paraId="4F30EDAC" w14:textId="0876F003">
      <w:pPr>
        <w:spacing w:line="259" w:lineRule="auto"/>
        <w:jc w:val="both"/>
      </w:pPr>
      <w:r w:rsidRPr="5DB37F8C" w:rsidR="455CB273">
        <w:rPr>
          <w:rFonts w:ascii="Calibri" w:hAnsi="Calibri" w:eastAsia="Calibri" w:cs="Calibri"/>
          <w:b w:val="1"/>
          <w:bCs w:val="1"/>
          <w:noProof w:val="0"/>
          <w:sz w:val="22"/>
          <w:szCs w:val="22"/>
          <w:lang w:val="en-GB"/>
        </w:rPr>
        <w:t>perm:</w:t>
      </w:r>
      <w:r w:rsidRPr="5DB37F8C" w:rsidR="455CB273">
        <w:rPr>
          <w:rFonts w:ascii="Calibri" w:hAnsi="Calibri" w:eastAsia="Calibri" w:cs="Calibri"/>
          <w:noProof w:val="0"/>
          <w:sz w:val="22"/>
          <w:szCs w:val="22"/>
          <w:lang w:val="en-GB"/>
        </w:rPr>
        <w:t xml:space="preserve"> This represents the /sys/module//parameters/ file permissions. Some of them are S_IWUSR, S_IRUSR, S_IXUSR, S_IRGRP, S_WGRP, and S_IRUGO, where: S_I is just a prefix R: read, W: write, X: execute USR: user, GRP: group, UGO: user, group, others</w:t>
      </w:r>
    </w:p>
    <w:p w:rsidR="5DB37F8C" w:rsidP="5DB37F8C" w:rsidRDefault="5DB37F8C" w14:paraId="371A5EA9" w14:textId="36AEF32C">
      <w:pPr>
        <w:pStyle w:val="Normal"/>
      </w:pPr>
    </w:p>
    <w:p w:rsidR="26EE79D6" w:rsidP="5DB37F8C" w:rsidRDefault="26EE79D6" w14:paraId="5A8648D1" w14:textId="48D3E87D">
      <w:pPr>
        <w:pStyle w:val="Normal"/>
        <w:rPr>
          <w:b w:val="1"/>
          <w:bCs w:val="1"/>
          <w:sz w:val="28"/>
          <w:szCs w:val="28"/>
        </w:rPr>
      </w:pPr>
      <w:r w:rsidRPr="5DB37F8C" w:rsidR="26EE79D6">
        <w:rPr>
          <w:b w:val="1"/>
          <w:bCs w:val="1"/>
          <w:sz w:val="28"/>
          <w:szCs w:val="28"/>
        </w:rPr>
        <w:t>Class Work</w:t>
      </w:r>
    </w:p>
    <w:p w:rsidR="210C1594" w:rsidP="5DB37F8C" w:rsidRDefault="210C1594" w14:paraId="07870EA5" w14:textId="28CD918B">
      <w:pPr>
        <w:pStyle w:val="ListParagraph"/>
        <w:numPr>
          <w:ilvl w:val="0"/>
          <w:numId w:val="5"/>
        </w:numPr>
        <w:rPr/>
      </w:pPr>
      <w:r w:rsidR="210C1594">
        <w:rPr/>
        <w:t>EXPORT_SYMBOL(</w:t>
      </w:r>
      <w:proofErr w:type="spellStart"/>
      <w:r w:rsidR="210C1594">
        <w:rPr/>
        <w:t>func</w:t>
      </w:r>
      <w:proofErr w:type="spellEnd"/>
      <w:r w:rsidR="210C1594">
        <w:rPr/>
        <w:t>)</w:t>
      </w:r>
    </w:p>
    <w:p w:rsidR="210C1594" w:rsidP="5DB37F8C" w:rsidRDefault="210C1594" w14:paraId="7F71B96C" w14:textId="267A627F">
      <w:pPr>
        <w:pStyle w:val="ListParagraph"/>
        <w:numPr>
          <w:ilvl w:val="0"/>
          <w:numId w:val="5"/>
        </w:numPr>
        <w:rPr/>
      </w:pPr>
      <w:r w:rsidR="210C1594">
        <w:rPr/>
        <w:t xml:space="preserve"> </w:t>
      </w:r>
      <w:r w:rsidR="210C1594">
        <w:rPr/>
        <w:t xml:space="preserve">-&gt; usage count </w:t>
      </w:r>
    </w:p>
    <w:p w:rsidR="210C1594" w:rsidP="5DB37F8C" w:rsidRDefault="210C1594" w14:paraId="244598F1" w14:textId="3FABA079">
      <w:pPr>
        <w:pStyle w:val="ListParagraph"/>
        <w:numPr>
          <w:ilvl w:val="0"/>
          <w:numId w:val="5"/>
        </w:numPr>
        <w:rPr/>
      </w:pPr>
      <w:r w:rsidR="210C1594">
        <w:rPr/>
        <w:t>EXPORT_SYMBOL_GPL(</w:t>
      </w:r>
      <w:proofErr w:type="spellStart"/>
      <w:r w:rsidR="210C1594">
        <w:rPr/>
        <w:t>func</w:t>
      </w:r>
      <w:proofErr w:type="spellEnd"/>
      <w:r w:rsidR="210C1594">
        <w:rPr/>
        <w:t>)</w:t>
      </w:r>
    </w:p>
    <w:p w:rsidR="210C1594" w:rsidP="5DB37F8C" w:rsidRDefault="210C1594" w14:paraId="2B6DEB0E" w14:textId="55467236">
      <w:pPr>
        <w:pStyle w:val="Normal"/>
      </w:pPr>
      <w:r w:rsidR="210C1594">
        <w:rPr/>
        <w:t xml:space="preserve"> </w:t>
      </w:r>
    </w:p>
    <w:p w:rsidR="210C1594" w:rsidP="5DB37F8C" w:rsidRDefault="210C1594" w14:paraId="6F8BE967" w14:textId="6BF20657">
      <w:pPr>
        <w:pStyle w:val="Normal"/>
        <w:rPr>
          <w:rFonts w:ascii="Lucida Sans Typewriter" w:hAnsi="Lucida Sans Typewriter" w:eastAsia="Lucida Sans Typewriter" w:cs="Lucida Sans Typewriter"/>
          <w:sz w:val="16"/>
          <w:szCs w:val="16"/>
        </w:rPr>
      </w:pPr>
      <w:r w:rsidRPr="5DB37F8C" w:rsidR="210C1594">
        <w:rPr>
          <w:rFonts w:ascii="Lucida Sans Typewriter" w:hAnsi="Lucida Sans Typewriter" w:eastAsia="Lucida Sans Typewriter" w:cs="Lucida Sans Typewriter"/>
          <w:sz w:val="16"/>
          <w:szCs w:val="16"/>
        </w:rPr>
        <w:t>#include&lt;linux/module_param.h&gt;</w:t>
      </w:r>
      <w:r>
        <w:br/>
      </w:r>
      <w:proofErr w:type="spellStart"/>
      <w:r w:rsidRPr="5DB37F8C" w:rsidR="210C1594">
        <w:rPr>
          <w:rFonts w:ascii="Lucida Sans Typewriter" w:hAnsi="Lucida Sans Typewriter" w:eastAsia="Lucida Sans Typewriter" w:cs="Lucida Sans Typewriter"/>
          <w:sz w:val="16"/>
          <w:szCs w:val="16"/>
        </w:rPr>
        <w:t>module_param</w:t>
      </w:r>
      <w:proofErr w:type="spellEnd"/>
      <w:r w:rsidRPr="5DB37F8C" w:rsidR="210C1594">
        <w:rPr>
          <w:rFonts w:ascii="Lucida Sans Typewriter" w:hAnsi="Lucida Sans Typewriter" w:eastAsia="Lucida Sans Typewriter" w:cs="Lucida Sans Typewriter"/>
          <w:sz w:val="16"/>
          <w:szCs w:val="16"/>
        </w:rPr>
        <w:t>(</w:t>
      </w:r>
      <w:proofErr w:type="spellStart"/>
      <w:r w:rsidRPr="5DB37F8C" w:rsidR="210C1594">
        <w:rPr>
          <w:rFonts w:ascii="Lucida Sans Typewriter" w:hAnsi="Lucida Sans Typewriter" w:eastAsia="Lucida Sans Typewriter" w:cs="Lucida Sans Typewriter"/>
          <w:sz w:val="16"/>
          <w:szCs w:val="16"/>
        </w:rPr>
        <w:t>val,int,S_IRUGO|S_IWUSR</w:t>
      </w:r>
      <w:proofErr w:type="spellEnd"/>
      <w:r w:rsidRPr="5DB37F8C" w:rsidR="210C1594">
        <w:rPr>
          <w:rFonts w:ascii="Lucida Sans Typewriter" w:hAnsi="Lucida Sans Typewriter" w:eastAsia="Lucida Sans Typewriter" w:cs="Lucida Sans Typewriter"/>
          <w:sz w:val="16"/>
          <w:szCs w:val="16"/>
        </w:rPr>
        <w:t>);</w:t>
      </w:r>
      <w:r>
        <w:br/>
      </w:r>
      <w:r w:rsidRPr="5DB37F8C" w:rsidR="210C1594">
        <w:rPr>
          <w:rFonts w:ascii="Lucida Sans Typewriter" w:hAnsi="Lucida Sans Typewriter" w:eastAsia="Lucida Sans Typewriter" w:cs="Lucida Sans Typewriter"/>
          <w:sz w:val="16"/>
          <w:szCs w:val="16"/>
        </w:rPr>
        <w:t>MODULE_PARM_DESC(</w:t>
      </w:r>
      <w:proofErr w:type="spellStart"/>
      <w:r w:rsidRPr="5DB37F8C" w:rsidR="210C1594">
        <w:rPr>
          <w:rFonts w:ascii="Lucida Sans Typewriter" w:hAnsi="Lucida Sans Typewriter" w:eastAsia="Lucida Sans Typewriter" w:cs="Lucida Sans Typewriter"/>
          <w:sz w:val="16"/>
          <w:szCs w:val="16"/>
        </w:rPr>
        <w:t>val</w:t>
      </w:r>
      <w:proofErr w:type="spellEnd"/>
      <w:r w:rsidRPr="5DB37F8C" w:rsidR="210C1594">
        <w:rPr>
          <w:rFonts w:ascii="Lucida Sans Typewriter" w:hAnsi="Lucida Sans Typewriter" w:eastAsia="Lucida Sans Typewriter" w:cs="Lucida Sans Typewriter"/>
          <w:sz w:val="16"/>
          <w:szCs w:val="16"/>
        </w:rPr>
        <w:t xml:space="preserve">,"Init at </w:t>
      </w:r>
      <w:proofErr w:type="spellStart"/>
      <w:r w:rsidRPr="5DB37F8C" w:rsidR="210C1594">
        <w:rPr>
          <w:rFonts w:ascii="Lucida Sans Typewriter" w:hAnsi="Lucida Sans Typewriter" w:eastAsia="Lucida Sans Typewriter" w:cs="Lucida Sans Typewriter"/>
          <w:sz w:val="16"/>
          <w:szCs w:val="16"/>
        </w:rPr>
        <w:t>intialisation</w:t>
      </w:r>
      <w:proofErr w:type="spellEnd"/>
      <w:r w:rsidRPr="5DB37F8C" w:rsidR="210C1594">
        <w:rPr>
          <w:rFonts w:ascii="Lucida Sans Typewriter" w:hAnsi="Lucida Sans Typewriter" w:eastAsia="Lucida Sans Typewriter" w:cs="Lucida Sans Typewriter"/>
          <w:sz w:val="16"/>
          <w:szCs w:val="16"/>
        </w:rPr>
        <w:t>");</w:t>
      </w:r>
    </w:p>
    <w:p w:rsidR="210C1594" w:rsidP="5DB37F8C" w:rsidRDefault="210C1594" w14:paraId="0509DB5D" w14:textId="606027E5">
      <w:pPr>
        <w:pStyle w:val="Normal"/>
        <w:ind w:left="720"/>
      </w:pPr>
      <w:proofErr w:type="spellStart"/>
      <w:r w:rsidR="210C1594">
        <w:rPr/>
        <w:t>insmod</w:t>
      </w:r>
      <w:proofErr w:type="spellEnd"/>
      <w:r w:rsidR="210C1594">
        <w:rPr/>
        <w:t xml:space="preserve"> </w:t>
      </w:r>
      <w:proofErr w:type="spellStart"/>
      <w:r w:rsidR="210C1594">
        <w:rPr/>
        <w:t>module_param</w:t>
      </w:r>
      <w:proofErr w:type="spellEnd"/>
      <w:r w:rsidR="210C1594">
        <w:rPr/>
        <w:t xml:space="preserve"> </w:t>
      </w:r>
      <w:proofErr w:type="spellStart"/>
      <w:r w:rsidR="210C1594">
        <w:rPr/>
        <w:t>val</w:t>
      </w:r>
      <w:proofErr w:type="spellEnd"/>
      <w:r w:rsidR="210C1594">
        <w:rPr/>
        <w:t>=500</w:t>
      </w:r>
    </w:p>
    <w:p w:rsidR="210C1594" w:rsidP="5DB37F8C" w:rsidRDefault="210C1594" w14:paraId="43688048" w14:textId="36713C37">
      <w:pPr>
        <w:pStyle w:val="Normal"/>
      </w:pPr>
      <w:r w:rsidR="210C1594">
        <w:rPr/>
        <w:t xml:space="preserve"> </w:t>
      </w:r>
    </w:p>
    <w:p w:rsidR="210C1594" w:rsidP="5DB37F8C" w:rsidRDefault="210C1594" w14:paraId="140D61C4" w14:textId="677B901A">
      <w:pPr>
        <w:pStyle w:val="Normal"/>
      </w:pPr>
      <w:r w:rsidR="210C1594">
        <w:rPr/>
        <w:t>cd /sys/modules/module_param/parameters</w:t>
      </w:r>
    </w:p>
    <w:p w:rsidR="210C1594" w:rsidP="5DB37F8C" w:rsidRDefault="210C1594" w14:paraId="5401A65A" w14:textId="6EB91423">
      <w:pPr>
        <w:pStyle w:val="Normal"/>
      </w:pPr>
      <w:r w:rsidR="210C1594">
        <w:rPr/>
        <w:t>echo 700 &gt; val</w:t>
      </w:r>
    </w:p>
    <w:p w:rsidR="210C1594" w:rsidP="5DB37F8C" w:rsidRDefault="210C1594" w14:paraId="25BA7461" w14:textId="7076C891">
      <w:pPr>
        <w:pStyle w:val="Normal"/>
      </w:pPr>
      <w:r w:rsidR="210C1594">
        <w:rPr/>
        <w:t xml:space="preserve"> </w:t>
      </w:r>
    </w:p>
    <w:p w:rsidR="210C1594" w:rsidP="5DB37F8C" w:rsidRDefault="210C1594" w14:paraId="71A32500" w14:textId="75F73431">
      <w:pPr>
        <w:pStyle w:val="Normal"/>
        <w:rPr>
          <w:rFonts w:ascii="Lucida Sans Typewriter" w:hAnsi="Lucida Sans Typewriter" w:eastAsia="Lucida Sans Typewriter" w:cs="Lucida Sans Typewriter"/>
          <w:sz w:val="18"/>
          <w:szCs w:val="18"/>
        </w:rPr>
      </w:pPr>
      <w:r w:rsidRPr="5DB37F8C" w:rsidR="210C1594">
        <w:rPr>
          <w:rFonts w:ascii="Lucida Sans Typewriter" w:hAnsi="Lucida Sans Typewriter" w:eastAsia="Lucida Sans Typewriter" w:cs="Lucida Sans Typewriter"/>
          <w:sz w:val="18"/>
          <w:szCs w:val="18"/>
        </w:rPr>
        <w:t>static char *</w:t>
      </w:r>
      <w:proofErr w:type="spellStart"/>
      <w:r w:rsidRPr="5DB37F8C" w:rsidR="210C1594">
        <w:rPr>
          <w:rFonts w:ascii="Lucida Sans Typewriter" w:hAnsi="Lucida Sans Typewriter" w:eastAsia="Lucida Sans Typewriter" w:cs="Lucida Sans Typewriter"/>
          <w:sz w:val="18"/>
          <w:szCs w:val="18"/>
        </w:rPr>
        <w:t>mystr</w:t>
      </w:r>
      <w:proofErr w:type="spellEnd"/>
      <w:r w:rsidRPr="5DB37F8C" w:rsidR="210C1594">
        <w:rPr>
          <w:rFonts w:ascii="Lucida Sans Typewriter" w:hAnsi="Lucida Sans Typewriter" w:eastAsia="Lucida Sans Typewriter" w:cs="Lucida Sans Typewriter"/>
          <w:sz w:val="18"/>
          <w:szCs w:val="18"/>
        </w:rPr>
        <w:t xml:space="preserve"> = "hello";</w:t>
      </w:r>
      <w:r>
        <w:br/>
      </w:r>
      <w:r w:rsidRPr="5DB37F8C" w:rsidR="210C1594">
        <w:rPr>
          <w:rFonts w:ascii="Lucida Sans Typewriter" w:hAnsi="Lucida Sans Typewriter" w:eastAsia="Lucida Sans Typewriter" w:cs="Lucida Sans Typewriter"/>
          <w:sz w:val="18"/>
          <w:szCs w:val="18"/>
        </w:rPr>
        <w:t xml:space="preserve">static int </w:t>
      </w:r>
      <w:proofErr w:type="spellStart"/>
      <w:r w:rsidRPr="5DB37F8C" w:rsidR="210C1594">
        <w:rPr>
          <w:rFonts w:ascii="Lucida Sans Typewriter" w:hAnsi="Lucida Sans Typewriter" w:eastAsia="Lucida Sans Typewriter" w:cs="Lucida Sans Typewriter"/>
          <w:sz w:val="18"/>
          <w:szCs w:val="18"/>
        </w:rPr>
        <w:t>myint</w:t>
      </w:r>
      <w:proofErr w:type="spellEnd"/>
      <w:r w:rsidRPr="5DB37F8C" w:rsidR="210C1594">
        <w:rPr>
          <w:rFonts w:ascii="Lucida Sans Typewriter" w:hAnsi="Lucida Sans Typewriter" w:eastAsia="Lucida Sans Typewriter" w:cs="Lucida Sans Typewriter"/>
          <w:sz w:val="18"/>
          <w:szCs w:val="18"/>
        </w:rPr>
        <w:t xml:space="preserve"> = 1;</w:t>
      </w:r>
      <w:r>
        <w:br/>
      </w:r>
      <w:r w:rsidRPr="5DB37F8C" w:rsidR="210C1594">
        <w:rPr>
          <w:rFonts w:ascii="Lucida Sans Typewriter" w:hAnsi="Lucida Sans Typewriter" w:eastAsia="Lucida Sans Typewriter" w:cs="Lucida Sans Typewriter"/>
          <w:sz w:val="18"/>
          <w:szCs w:val="18"/>
        </w:rPr>
        <w:t xml:space="preserve">static int </w:t>
      </w:r>
      <w:proofErr w:type="spellStart"/>
      <w:r w:rsidRPr="5DB37F8C" w:rsidR="210C1594">
        <w:rPr>
          <w:rFonts w:ascii="Lucida Sans Typewriter" w:hAnsi="Lucida Sans Typewriter" w:eastAsia="Lucida Sans Typewriter" w:cs="Lucida Sans Typewriter"/>
          <w:sz w:val="18"/>
          <w:szCs w:val="18"/>
        </w:rPr>
        <w:t>myarr</w:t>
      </w:r>
      <w:proofErr w:type="spellEnd"/>
      <w:r w:rsidRPr="5DB37F8C" w:rsidR="210C1594">
        <w:rPr>
          <w:rFonts w:ascii="Lucida Sans Typewriter" w:hAnsi="Lucida Sans Typewriter" w:eastAsia="Lucida Sans Typewriter" w:cs="Lucida Sans Typewriter"/>
          <w:sz w:val="18"/>
          <w:szCs w:val="18"/>
        </w:rPr>
        <w:t>[3] = {0, 1, 2};</w:t>
      </w:r>
    </w:p>
    <w:p w:rsidR="210C1594" w:rsidP="5DB37F8C" w:rsidRDefault="210C1594" w14:paraId="55CD2D80" w14:textId="4BEEEE13">
      <w:pPr>
        <w:pStyle w:val="Normal"/>
        <w:rPr>
          <w:rFonts w:ascii="Lucida Sans Typewriter" w:hAnsi="Lucida Sans Typewriter" w:eastAsia="Lucida Sans Typewriter" w:cs="Lucida Sans Typewriter"/>
          <w:sz w:val="18"/>
          <w:szCs w:val="18"/>
        </w:rPr>
      </w:pPr>
      <w:proofErr w:type="spellStart"/>
      <w:r w:rsidRPr="5DB37F8C" w:rsidR="210C1594">
        <w:rPr>
          <w:rFonts w:ascii="Lucida Sans Typewriter" w:hAnsi="Lucida Sans Typewriter" w:eastAsia="Lucida Sans Typewriter" w:cs="Lucida Sans Typewriter"/>
          <w:sz w:val="18"/>
          <w:szCs w:val="18"/>
        </w:rPr>
        <w:t>module_param</w:t>
      </w:r>
      <w:proofErr w:type="spellEnd"/>
      <w:r w:rsidRPr="5DB37F8C" w:rsidR="210C1594">
        <w:rPr>
          <w:rFonts w:ascii="Lucida Sans Typewriter" w:hAnsi="Lucida Sans Typewriter" w:eastAsia="Lucida Sans Typewriter" w:cs="Lucida Sans Typewriter"/>
          <w:sz w:val="18"/>
          <w:szCs w:val="18"/>
        </w:rPr>
        <w:t>(</w:t>
      </w:r>
      <w:proofErr w:type="spellStart"/>
      <w:r w:rsidRPr="5DB37F8C" w:rsidR="210C1594">
        <w:rPr>
          <w:rFonts w:ascii="Lucida Sans Typewriter" w:hAnsi="Lucida Sans Typewriter" w:eastAsia="Lucida Sans Typewriter" w:cs="Lucida Sans Typewriter"/>
          <w:sz w:val="18"/>
          <w:szCs w:val="18"/>
        </w:rPr>
        <w:t>myint</w:t>
      </w:r>
      <w:proofErr w:type="spellEnd"/>
      <w:r w:rsidRPr="5DB37F8C" w:rsidR="210C1594">
        <w:rPr>
          <w:rFonts w:ascii="Lucida Sans Typewriter" w:hAnsi="Lucida Sans Typewriter" w:eastAsia="Lucida Sans Typewriter" w:cs="Lucida Sans Typewriter"/>
          <w:sz w:val="18"/>
          <w:szCs w:val="18"/>
        </w:rPr>
        <w:t>, int, S_IRUGO);</w:t>
      </w:r>
      <w:r>
        <w:br/>
      </w:r>
      <w:proofErr w:type="spellStart"/>
      <w:r w:rsidRPr="5DB37F8C" w:rsidR="210C1594">
        <w:rPr>
          <w:rFonts w:ascii="Lucida Sans Typewriter" w:hAnsi="Lucida Sans Typewriter" w:eastAsia="Lucida Sans Typewriter" w:cs="Lucida Sans Typewriter"/>
          <w:sz w:val="18"/>
          <w:szCs w:val="18"/>
        </w:rPr>
        <w:t>module_param</w:t>
      </w:r>
      <w:proofErr w:type="spellEnd"/>
      <w:r w:rsidRPr="5DB37F8C" w:rsidR="210C1594">
        <w:rPr>
          <w:rFonts w:ascii="Lucida Sans Typewriter" w:hAnsi="Lucida Sans Typewriter" w:eastAsia="Lucida Sans Typewriter" w:cs="Lucida Sans Typewriter"/>
          <w:sz w:val="18"/>
          <w:szCs w:val="18"/>
        </w:rPr>
        <w:t>(</w:t>
      </w:r>
      <w:proofErr w:type="spellStart"/>
      <w:r w:rsidRPr="5DB37F8C" w:rsidR="210C1594">
        <w:rPr>
          <w:rFonts w:ascii="Lucida Sans Typewriter" w:hAnsi="Lucida Sans Typewriter" w:eastAsia="Lucida Sans Typewriter" w:cs="Lucida Sans Typewriter"/>
          <w:sz w:val="18"/>
          <w:szCs w:val="18"/>
        </w:rPr>
        <w:t>mystr</w:t>
      </w:r>
      <w:proofErr w:type="spellEnd"/>
      <w:r w:rsidRPr="5DB37F8C" w:rsidR="210C1594">
        <w:rPr>
          <w:rFonts w:ascii="Lucida Sans Typewriter" w:hAnsi="Lucida Sans Typewriter" w:eastAsia="Lucida Sans Typewriter" w:cs="Lucida Sans Typewriter"/>
          <w:sz w:val="18"/>
          <w:szCs w:val="18"/>
        </w:rPr>
        <w:t xml:space="preserve">, </w:t>
      </w:r>
      <w:proofErr w:type="spellStart"/>
      <w:r w:rsidRPr="5DB37F8C" w:rsidR="210C1594">
        <w:rPr>
          <w:rFonts w:ascii="Lucida Sans Typewriter" w:hAnsi="Lucida Sans Typewriter" w:eastAsia="Lucida Sans Typewriter" w:cs="Lucida Sans Typewriter"/>
          <w:sz w:val="18"/>
          <w:szCs w:val="18"/>
        </w:rPr>
        <w:t>charp</w:t>
      </w:r>
      <w:proofErr w:type="spellEnd"/>
      <w:r w:rsidRPr="5DB37F8C" w:rsidR="210C1594">
        <w:rPr>
          <w:rFonts w:ascii="Lucida Sans Typewriter" w:hAnsi="Lucida Sans Typewriter" w:eastAsia="Lucida Sans Typewriter" w:cs="Lucida Sans Typewriter"/>
          <w:sz w:val="18"/>
          <w:szCs w:val="18"/>
        </w:rPr>
        <w:t>, S_IRUGO);</w:t>
      </w:r>
      <w:r>
        <w:br/>
      </w:r>
      <w:proofErr w:type="spellStart"/>
      <w:r w:rsidRPr="5DB37F8C" w:rsidR="210C1594">
        <w:rPr>
          <w:rFonts w:ascii="Lucida Sans Typewriter" w:hAnsi="Lucida Sans Typewriter" w:eastAsia="Lucida Sans Typewriter" w:cs="Lucida Sans Typewriter"/>
          <w:sz w:val="18"/>
          <w:szCs w:val="18"/>
        </w:rPr>
        <w:t>module_param_array</w:t>
      </w:r>
      <w:proofErr w:type="spellEnd"/>
      <w:r w:rsidRPr="5DB37F8C" w:rsidR="210C1594">
        <w:rPr>
          <w:rFonts w:ascii="Lucida Sans Typewriter" w:hAnsi="Lucida Sans Typewriter" w:eastAsia="Lucida Sans Typewriter" w:cs="Lucida Sans Typewriter"/>
          <w:sz w:val="18"/>
          <w:szCs w:val="18"/>
        </w:rPr>
        <w:t>(</w:t>
      </w:r>
      <w:proofErr w:type="spellStart"/>
      <w:r w:rsidRPr="5DB37F8C" w:rsidR="210C1594">
        <w:rPr>
          <w:rFonts w:ascii="Lucida Sans Typewriter" w:hAnsi="Lucida Sans Typewriter" w:eastAsia="Lucida Sans Typewriter" w:cs="Lucida Sans Typewriter"/>
          <w:sz w:val="18"/>
          <w:szCs w:val="18"/>
        </w:rPr>
        <w:t>myarr</w:t>
      </w:r>
      <w:proofErr w:type="spellEnd"/>
      <w:r w:rsidRPr="5DB37F8C" w:rsidR="210C1594">
        <w:rPr>
          <w:rFonts w:ascii="Lucida Sans Typewriter" w:hAnsi="Lucida Sans Typewriter" w:eastAsia="Lucida Sans Typewriter" w:cs="Lucida Sans Typewriter"/>
          <w:sz w:val="18"/>
          <w:szCs w:val="18"/>
        </w:rPr>
        <w:t xml:space="preserve">, </w:t>
      </w:r>
      <w:proofErr w:type="spellStart"/>
      <w:r w:rsidRPr="5DB37F8C" w:rsidR="210C1594">
        <w:rPr>
          <w:rFonts w:ascii="Lucida Sans Typewriter" w:hAnsi="Lucida Sans Typewriter" w:eastAsia="Lucida Sans Typewriter" w:cs="Lucida Sans Typewriter"/>
          <w:sz w:val="18"/>
          <w:szCs w:val="18"/>
        </w:rPr>
        <w:t>int,NULL</w:t>
      </w:r>
      <w:proofErr w:type="spellEnd"/>
      <w:r w:rsidRPr="5DB37F8C" w:rsidR="210C1594">
        <w:rPr>
          <w:rFonts w:ascii="Lucida Sans Typewriter" w:hAnsi="Lucida Sans Typewriter" w:eastAsia="Lucida Sans Typewriter" w:cs="Lucida Sans Typewriter"/>
          <w:sz w:val="18"/>
          <w:szCs w:val="18"/>
        </w:rPr>
        <w:t>, S_IWUSR|S_IRUSR); /* */</w:t>
      </w:r>
    </w:p>
    <w:p w:rsidR="210C1594" w:rsidP="5DB37F8C" w:rsidRDefault="210C1594" w14:paraId="1A90B2C5" w14:textId="1ABF6B34">
      <w:pPr>
        <w:pStyle w:val="Normal"/>
        <w:rPr>
          <w:rFonts w:ascii="Lucida Sans Typewriter" w:hAnsi="Lucida Sans Typewriter" w:eastAsia="Lucida Sans Typewriter" w:cs="Lucida Sans Typewriter"/>
          <w:sz w:val="18"/>
          <w:szCs w:val="18"/>
        </w:rPr>
      </w:pPr>
      <w:r w:rsidRPr="5DB37F8C" w:rsidR="210C1594">
        <w:rPr>
          <w:rFonts w:ascii="Lucida Sans Typewriter" w:hAnsi="Lucida Sans Typewriter" w:eastAsia="Lucida Sans Typewriter" w:cs="Lucida Sans Typewriter"/>
          <w:sz w:val="18"/>
          <w:szCs w:val="18"/>
        </w:rPr>
        <w:t>MODULE_PARM_DESC(</w:t>
      </w:r>
      <w:proofErr w:type="spellStart"/>
      <w:r w:rsidRPr="5DB37F8C" w:rsidR="210C1594">
        <w:rPr>
          <w:rFonts w:ascii="Lucida Sans Typewriter" w:hAnsi="Lucida Sans Typewriter" w:eastAsia="Lucida Sans Typewriter" w:cs="Lucida Sans Typewriter"/>
          <w:sz w:val="18"/>
          <w:szCs w:val="18"/>
        </w:rPr>
        <w:t>myint</w:t>
      </w:r>
      <w:proofErr w:type="spellEnd"/>
      <w:r w:rsidRPr="5DB37F8C" w:rsidR="210C1594">
        <w:rPr>
          <w:rFonts w:ascii="Lucida Sans Typewriter" w:hAnsi="Lucida Sans Typewriter" w:eastAsia="Lucida Sans Typewriter" w:cs="Lucida Sans Typewriter"/>
          <w:sz w:val="18"/>
          <w:szCs w:val="18"/>
        </w:rPr>
        <w:t>,"this is my int variable");</w:t>
      </w:r>
      <w:r>
        <w:br/>
      </w:r>
      <w:r w:rsidRPr="5DB37F8C" w:rsidR="210C1594">
        <w:rPr>
          <w:rFonts w:ascii="Lucida Sans Typewriter" w:hAnsi="Lucida Sans Typewriter" w:eastAsia="Lucida Sans Typewriter" w:cs="Lucida Sans Typewriter"/>
          <w:sz w:val="18"/>
          <w:szCs w:val="18"/>
        </w:rPr>
        <w:t>MODULE_PARM_DESC(</w:t>
      </w:r>
      <w:proofErr w:type="spellStart"/>
      <w:r w:rsidRPr="5DB37F8C" w:rsidR="210C1594">
        <w:rPr>
          <w:rFonts w:ascii="Lucida Sans Typewriter" w:hAnsi="Lucida Sans Typewriter" w:eastAsia="Lucida Sans Typewriter" w:cs="Lucida Sans Typewriter"/>
          <w:sz w:val="18"/>
          <w:szCs w:val="18"/>
        </w:rPr>
        <w:t>mystr</w:t>
      </w:r>
      <w:proofErr w:type="spellEnd"/>
      <w:r w:rsidRPr="5DB37F8C" w:rsidR="210C1594">
        <w:rPr>
          <w:rFonts w:ascii="Lucida Sans Typewriter" w:hAnsi="Lucida Sans Typewriter" w:eastAsia="Lucida Sans Typewriter" w:cs="Lucida Sans Typewriter"/>
          <w:sz w:val="18"/>
          <w:szCs w:val="18"/>
        </w:rPr>
        <w:t>,"this is my char pointer variable");</w:t>
      </w:r>
      <w:r>
        <w:br/>
      </w:r>
      <w:r w:rsidRPr="5DB37F8C" w:rsidR="210C1594">
        <w:rPr>
          <w:rFonts w:ascii="Lucida Sans Typewriter" w:hAnsi="Lucida Sans Typewriter" w:eastAsia="Lucida Sans Typewriter" w:cs="Lucida Sans Typewriter"/>
          <w:sz w:val="18"/>
          <w:szCs w:val="18"/>
        </w:rPr>
        <w:t>MODULE_PARM_DESC(</w:t>
      </w:r>
      <w:proofErr w:type="spellStart"/>
      <w:r w:rsidRPr="5DB37F8C" w:rsidR="210C1594">
        <w:rPr>
          <w:rFonts w:ascii="Lucida Sans Typewriter" w:hAnsi="Lucida Sans Typewriter" w:eastAsia="Lucida Sans Typewriter" w:cs="Lucida Sans Typewriter"/>
          <w:sz w:val="18"/>
          <w:szCs w:val="18"/>
        </w:rPr>
        <w:t>myarr</w:t>
      </w:r>
      <w:proofErr w:type="spellEnd"/>
      <w:r w:rsidRPr="5DB37F8C" w:rsidR="210C1594">
        <w:rPr>
          <w:rFonts w:ascii="Lucida Sans Typewriter" w:hAnsi="Lucida Sans Typewriter" w:eastAsia="Lucida Sans Typewriter" w:cs="Lucida Sans Typewriter"/>
          <w:sz w:val="18"/>
          <w:szCs w:val="18"/>
        </w:rPr>
        <w:t>,"this is my array of int")</w:t>
      </w:r>
    </w:p>
    <w:p w:rsidR="210C1594" w:rsidP="5DB37F8C" w:rsidRDefault="210C1594" w14:paraId="09F1B1AA" w14:textId="34A48B84">
      <w:pPr>
        <w:pStyle w:val="Normal"/>
        <w:ind w:left="1440"/>
      </w:pPr>
      <w:r w:rsidR="210C1594">
        <w:rPr/>
        <w:t xml:space="preserve"> </w:t>
      </w:r>
      <w:r w:rsidR="210C1594">
        <w:rPr/>
        <w:t>insmod</w:t>
      </w:r>
      <w:r w:rsidR="210C1594">
        <w:rPr/>
        <w:t xml:space="preserve"> </w:t>
      </w:r>
      <w:proofErr w:type="spellStart"/>
      <w:r w:rsidR="210C1594">
        <w:rPr/>
        <w:t>hellomodule-params.ko</w:t>
      </w:r>
      <w:proofErr w:type="spellEnd"/>
      <w:r w:rsidR="210C1594">
        <w:rPr/>
        <w:t xml:space="preserve"> </w:t>
      </w:r>
      <w:proofErr w:type="spellStart"/>
      <w:r w:rsidR="210C1594">
        <w:rPr/>
        <w:t>mystring</w:t>
      </w:r>
      <w:proofErr w:type="spellEnd"/>
      <w:r w:rsidR="210C1594">
        <w:rPr/>
        <w:t>="</w:t>
      </w:r>
      <w:proofErr w:type="spellStart"/>
      <w:r w:rsidR="210C1594">
        <w:rPr/>
        <w:t>sathish</w:t>
      </w:r>
      <w:proofErr w:type="spellEnd"/>
      <w:r w:rsidR="210C1594">
        <w:rPr/>
        <w:t xml:space="preserve">" </w:t>
      </w:r>
      <w:proofErr w:type="spellStart"/>
      <w:r w:rsidR="210C1594">
        <w:rPr/>
        <w:t>myint</w:t>
      </w:r>
      <w:proofErr w:type="spellEnd"/>
      <w:r w:rsidR="210C1594">
        <w:rPr/>
        <w:t xml:space="preserve">=15 </w:t>
      </w:r>
      <w:proofErr w:type="spellStart"/>
      <w:r w:rsidR="210C1594">
        <w:rPr/>
        <w:t>myArray</w:t>
      </w:r>
      <w:proofErr w:type="spellEnd"/>
      <w:r w:rsidR="210C1594">
        <w:rPr/>
        <w:t>=1,2,3</w:t>
      </w:r>
    </w:p>
    <w:p w:rsidR="210C1594" w:rsidP="5DB37F8C" w:rsidRDefault="210C1594" w14:paraId="2B4B7BA2" w14:textId="7DAA473A">
      <w:pPr>
        <w:pStyle w:val="Normal"/>
      </w:pPr>
      <w:r w:rsidR="210C1594">
        <w:rPr/>
        <w:t xml:space="preserve"> </w:t>
      </w:r>
    </w:p>
    <w:p w:rsidR="210C1594" w:rsidP="5DB37F8C" w:rsidRDefault="210C1594" w14:paraId="24EAFEC5" w14:textId="3697C5FF">
      <w:pPr>
        <w:pStyle w:val="Normal"/>
      </w:pPr>
      <w:proofErr w:type="spellStart"/>
      <w:r w:rsidR="210C1594">
        <w:rPr/>
        <w:t>objdump</w:t>
      </w:r>
      <w:proofErr w:type="spellEnd"/>
      <w:r w:rsidR="210C1594">
        <w:rPr/>
        <w:t xml:space="preserve"> -h </w:t>
      </w:r>
      <w:proofErr w:type="spellStart"/>
      <w:r w:rsidR="210C1594">
        <w:rPr/>
        <w:t>helloworld.ko</w:t>
      </w:r>
      <w:proofErr w:type="spellEnd"/>
      <w:r>
        <w:br/>
      </w:r>
      <w:proofErr w:type="spellStart"/>
      <w:r w:rsidR="210C1594">
        <w:rPr/>
        <w:t>objdump</w:t>
      </w:r>
      <w:proofErr w:type="spellEnd"/>
      <w:r w:rsidR="210C1594">
        <w:rPr/>
        <w:t xml:space="preserve"> </w:t>
      </w:r>
      <w:proofErr w:type="spellStart"/>
      <w:r w:rsidR="210C1594">
        <w:rPr/>
        <w:t>helloworld.ko</w:t>
      </w:r>
      <w:proofErr w:type="spellEnd"/>
      <w:r w:rsidR="210C1594">
        <w:rPr/>
        <w:t xml:space="preserve"> -d -j .</w:t>
      </w:r>
      <w:proofErr w:type="spellStart"/>
      <w:r w:rsidR="210C1594">
        <w:rPr/>
        <w:t>modinfo</w:t>
      </w:r>
      <w:proofErr w:type="spellEnd"/>
      <w:r>
        <w:br/>
      </w:r>
      <w:proofErr w:type="spellStart"/>
      <w:r w:rsidR="210C1594">
        <w:rPr/>
        <w:t>modinfo</w:t>
      </w:r>
      <w:proofErr w:type="spellEnd"/>
      <w:r w:rsidR="210C1594">
        <w:rPr/>
        <w:t xml:space="preserve"> ./</w:t>
      </w:r>
      <w:proofErr w:type="spellStart"/>
      <w:r w:rsidR="210C1594">
        <w:rPr/>
        <w:t>helloworld.ko</w:t>
      </w:r>
      <w:proofErr w:type="spellEnd"/>
      <w:r w:rsidR="210C1594">
        <w:rPr/>
        <w:t xml:space="preserve"> </w:t>
      </w:r>
      <w:r>
        <w:br/>
      </w:r>
      <w:proofErr w:type="spellStart"/>
      <w:r w:rsidR="210C1594">
        <w:rPr/>
        <w:t>modinfo</w:t>
      </w:r>
      <w:proofErr w:type="spellEnd"/>
      <w:r w:rsidR="210C1594">
        <w:rPr/>
        <w:t xml:space="preserve"> ./mod_param.ko</w:t>
      </w:r>
    </w:p>
    <w:p w:rsidR="210C1594" w:rsidP="5DB37F8C" w:rsidRDefault="210C1594" w14:paraId="7B2C4989" w14:textId="3F711474">
      <w:pPr>
        <w:pStyle w:val="Normal"/>
      </w:pPr>
      <w:r w:rsidR="210C1594">
        <w:rPr/>
        <w:t>/dev/i2c-0</w:t>
      </w:r>
    </w:p>
    <w:p w:rsidR="210C1594" w:rsidP="5DB37F8C" w:rsidRDefault="210C1594" w14:paraId="5603F699" w14:textId="4143CF12">
      <w:pPr>
        <w:pStyle w:val="Normal"/>
      </w:pPr>
      <w:r w:rsidR="210C1594">
        <w:rPr/>
        <w:t xml:space="preserve"> </w:t>
      </w:r>
    </w:p>
    <w:p w:rsidR="210C1594" w:rsidP="5DB37F8C" w:rsidRDefault="210C1594" w14:paraId="27ED0415" w14:textId="7CDD9C5E">
      <w:pPr>
        <w:pStyle w:val="Normal"/>
        <w:rPr>
          <w:b w:val="1"/>
          <w:bCs w:val="1"/>
          <w:u w:val="single"/>
        </w:rPr>
      </w:pPr>
      <w:r w:rsidRPr="5DB37F8C" w:rsidR="210C1594">
        <w:rPr>
          <w:b w:val="1"/>
          <w:bCs w:val="1"/>
          <w:u w:val="single"/>
        </w:rPr>
        <w:t>Device Drivers</w:t>
      </w:r>
      <w:r w:rsidRPr="5DB37F8C" w:rsidR="210C1594">
        <w:rPr>
          <w:b w:val="1"/>
          <w:bCs w:val="1"/>
        </w:rPr>
        <w:t xml:space="preserve"> </w:t>
      </w:r>
    </w:p>
    <w:p w:rsidR="210C1594" w:rsidP="5DB37F8C" w:rsidRDefault="210C1594" w14:paraId="13A99A1D" w14:textId="2E8501BC">
      <w:pPr>
        <w:pStyle w:val="Normal"/>
      </w:pPr>
      <w:r w:rsidR="210C1594">
        <w:rPr/>
        <w:t xml:space="preserve">1. (User </w:t>
      </w:r>
      <w:bookmarkStart w:name="_Int_QpWJOVSl" w:id="1092777045"/>
      <w:r w:rsidR="210C1594">
        <w:rPr/>
        <w:t>Interaction )</w:t>
      </w:r>
      <w:bookmarkEnd w:id="1092777045"/>
      <w:r w:rsidR="10C6AC44">
        <w:rPr/>
        <w:t xml:space="preserve"> </w:t>
      </w:r>
      <w:r w:rsidR="210C1594">
        <w:rPr/>
        <w:t>Kernel Specific: interact with app</w:t>
      </w:r>
    </w:p>
    <w:p w:rsidR="210C1594" w:rsidP="5DB37F8C" w:rsidRDefault="210C1594" w14:paraId="27164B47" w14:textId="59F54577">
      <w:pPr>
        <w:pStyle w:val="Normal"/>
      </w:pPr>
      <w:r w:rsidR="210C1594">
        <w:rPr/>
        <w:t xml:space="preserve">2. Hardware </w:t>
      </w:r>
      <w:r w:rsidR="210C1594">
        <w:rPr/>
        <w:t>Specific:</w:t>
      </w:r>
      <w:r w:rsidR="210C1594">
        <w:rPr/>
        <w:t xml:space="preserve"> interact with hardware</w:t>
      </w:r>
    </w:p>
    <w:p w:rsidR="210C1594" w:rsidP="5DB37F8C" w:rsidRDefault="210C1594" w14:paraId="295DD8F8" w14:textId="0F58292C">
      <w:pPr>
        <w:pStyle w:val="Normal"/>
      </w:pPr>
      <w:r w:rsidR="210C1594">
        <w:rPr/>
        <w:t xml:space="preserve"> </w:t>
      </w:r>
    </w:p>
    <w:p w:rsidR="210C1594" w:rsidP="5DB37F8C" w:rsidRDefault="210C1594" w14:paraId="5EB7E52F" w14:textId="0F2A4D96">
      <w:pPr>
        <w:pStyle w:val="Normal"/>
        <w:rPr>
          <w:b w:val="1"/>
          <w:bCs w:val="1"/>
          <w:u w:val="single"/>
        </w:rPr>
      </w:pPr>
      <w:r w:rsidRPr="5DB37F8C" w:rsidR="210C1594">
        <w:rPr>
          <w:b w:val="1"/>
          <w:bCs w:val="1"/>
          <w:u w:val="single"/>
        </w:rPr>
        <w:t>User Interaction</w:t>
      </w:r>
      <w:r w:rsidRPr="5DB37F8C" w:rsidR="210C1594">
        <w:rPr>
          <w:b w:val="1"/>
          <w:bCs w:val="1"/>
        </w:rPr>
        <w:t xml:space="preserve"> </w:t>
      </w:r>
    </w:p>
    <w:p w:rsidR="210C1594" w:rsidP="5DB37F8C" w:rsidRDefault="210C1594" w14:paraId="254E9772" w14:textId="3229F50E">
      <w:pPr>
        <w:pStyle w:val="Normal"/>
      </w:pPr>
      <w:r w:rsidR="210C1594">
        <w:rPr/>
        <w:t>1. char drivers</w:t>
      </w:r>
    </w:p>
    <w:p w:rsidR="210C1594" w:rsidP="5DB37F8C" w:rsidRDefault="210C1594" w14:paraId="3F924952" w14:textId="2CB1588B">
      <w:pPr>
        <w:pStyle w:val="Normal"/>
      </w:pPr>
      <w:r w:rsidR="210C1594">
        <w:rPr/>
        <w:t>2. Block drivers</w:t>
      </w:r>
    </w:p>
    <w:p w:rsidR="210C1594" w:rsidP="5DB37F8C" w:rsidRDefault="210C1594" w14:paraId="00DF879F" w14:textId="7877E452">
      <w:pPr>
        <w:pStyle w:val="Normal"/>
      </w:pPr>
      <w:r w:rsidR="210C1594">
        <w:rPr/>
        <w:t>3. Network drivers</w:t>
      </w:r>
    </w:p>
    <w:p w:rsidR="210C1594" w:rsidP="5DB37F8C" w:rsidRDefault="210C1594" w14:paraId="052E09C6" w14:textId="65C12BDD">
      <w:pPr>
        <w:pStyle w:val="Normal"/>
      </w:pPr>
      <w:r w:rsidR="210C1594">
        <w:rPr/>
        <w:t xml:space="preserve"> </w:t>
      </w:r>
      <w:r w:rsidRPr="5DB37F8C" w:rsidR="210C1594">
        <w:rPr>
          <w:b w:val="1"/>
          <w:bCs w:val="1"/>
          <w:u w:val="single"/>
        </w:rPr>
        <w:t>Steps to implement char drivers:</w:t>
      </w:r>
    </w:p>
    <w:p w:rsidR="210C1594" w:rsidP="5DB37F8C" w:rsidRDefault="210C1594" w14:paraId="7D9EA6EA" w14:textId="37404C60">
      <w:pPr>
        <w:pStyle w:val="Normal"/>
      </w:pPr>
      <w:r w:rsidR="210C1594">
        <w:rPr/>
        <w:t xml:space="preserve">1. create device file </w:t>
      </w:r>
    </w:p>
    <w:p w:rsidR="210C1594" w:rsidP="5DB37F8C" w:rsidRDefault="210C1594" w14:paraId="224E7BA7" w14:textId="2086DB99">
      <w:pPr>
        <w:pStyle w:val="Normal"/>
      </w:pPr>
      <w:r w:rsidR="210C1594">
        <w:rPr/>
        <w:t xml:space="preserve">2. implement driver operations and register with vfs </w:t>
      </w:r>
    </w:p>
    <w:p w:rsidR="210C1594" w:rsidP="5DB37F8C" w:rsidRDefault="210C1594" w14:paraId="47CD3141" w14:textId="74BABC2C">
      <w:pPr>
        <w:pStyle w:val="Normal"/>
      </w:pPr>
      <w:r w:rsidR="210C1594">
        <w:rPr/>
        <w:t xml:space="preserve">3. insert driver using kernel module </w:t>
      </w:r>
    </w:p>
    <w:p w:rsidR="210C1594" w:rsidP="5DB37F8C" w:rsidRDefault="210C1594" w14:paraId="5EE9C39C" w14:textId="04D0E044">
      <w:pPr>
        <w:pStyle w:val="Normal"/>
      </w:pPr>
      <w:r w:rsidR="210C1594">
        <w:rPr/>
        <w:t>4. write application</w:t>
      </w:r>
    </w:p>
    <w:p w:rsidR="210C1594" w:rsidP="5DB37F8C" w:rsidRDefault="210C1594" w14:paraId="55683DB1" w14:textId="7F82E15E">
      <w:pPr>
        <w:pStyle w:val="Normal"/>
      </w:pPr>
      <w:r w:rsidR="210C1594">
        <w:rPr/>
        <w:t xml:space="preserve"> </w:t>
      </w:r>
      <w:r w:rsidRPr="5DB37F8C" w:rsidR="172D42A8">
        <w:rPr>
          <w:b w:val="1"/>
          <w:bCs w:val="1"/>
          <w:u w:val="single"/>
        </w:rPr>
        <w:t>Device File Creation:</w:t>
      </w:r>
    </w:p>
    <w:p w:rsidR="210C1594" w:rsidP="5DB37F8C" w:rsidRDefault="210C1594" w14:paraId="62DCE0FD" w14:textId="2CC04FDD">
      <w:pPr>
        <w:pStyle w:val="Normal"/>
      </w:pPr>
      <w:r w:rsidR="210C1594">
        <w:rPr/>
        <w:t>mknod /dev/bitsilica_testdev c 200 0</w:t>
      </w:r>
    </w:p>
    <w:p w:rsidR="210C1594" w:rsidP="5DB37F8C" w:rsidRDefault="210C1594" w14:paraId="0EA8F351" w14:textId="6D01751C">
      <w:pPr>
        <w:pStyle w:val="Normal"/>
      </w:pPr>
      <w:r w:rsidR="210C1594">
        <w:rPr/>
        <w:t xml:space="preserve"> </w:t>
      </w:r>
      <w:r w:rsidR="210C1594">
        <w:rPr/>
        <w:t>mknod</w:t>
      </w:r>
      <w:r w:rsidR="210C1594">
        <w:rPr/>
        <w:t xml:space="preserve"> /dev/</w:t>
      </w:r>
      <w:proofErr w:type="spellStart"/>
      <w:r w:rsidR="210C1594">
        <w:rPr/>
        <w:t>bitsilica_testdev</w:t>
      </w:r>
      <w:proofErr w:type="spellEnd"/>
      <w:r w:rsidR="210C1594">
        <w:rPr/>
        <w:t xml:space="preserve"> c 200 0</w:t>
      </w:r>
    </w:p>
    <w:p w:rsidR="210C1594" w:rsidP="5DB37F8C" w:rsidRDefault="210C1594" w14:paraId="4B0DBBBA" w14:textId="7A1500B7">
      <w:pPr>
        <w:pStyle w:val="Normal"/>
      </w:pPr>
      <w:r w:rsidRPr="5DB37F8C" w:rsidR="210C1594">
        <w:rPr>
          <w:i w:val="1"/>
          <w:iCs w:val="1"/>
        </w:rPr>
        <w:t>each of device file identified as unique-id</w:t>
      </w:r>
      <w:r w:rsidR="210C1594">
        <w:rPr/>
        <w:t xml:space="preserve"> </w:t>
      </w:r>
    </w:p>
    <w:p w:rsidR="210C1594" w:rsidP="5DB37F8C" w:rsidRDefault="210C1594" w14:paraId="5E5B21C3" w14:textId="7F26950D">
      <w:pPr>
        <w:pStyle w:val="Normal"/>
      </w:pPr>
      <w:r w:rsidR="210C1594">
        <w:rPr/>
        <w:t xml:space="preserve"> </w:t>
      </w:r>
      <w:r w:rsidR="210C1594">
        <w:rPr/>
        <w:t>cat /proc/</w:t>
      </w:r>
      <w:proofErr w:type="gramStart"/>
      <w:r w:rsidR="210C1594">
        <w:rPr/>
        <w:t>devices  |</w:t>
      </w:r>
      <w:proofErr w:type="gramEnd"/>
      <w:r w:rsidR="210C1594">
        <w:rPr/>
        <w:t xml:space="preserve"> more </w:t>
      </w:r>
    </w:p>
    <w:p w:rsidR="210C1594" w:rsidP="5DB37F8C" w:rsidRDefault="210C1594" w14:paraId="4644FB1A" w14:textId="5D47C14C">
      <w:pPr>
        <w:pStyle w:val="Normal"/>
      </w:pPr>
      <w:r w:rsidR="210C1594">
        <w:rPr/>
        <w:t>ls -l /dev/bitsilica_testdev</w:t>
      </w:r>
    </w:p>
    <w:p w:rsidR="210C1594" w:rsidP="5DB37F8C" w:rsidRDefault="210C1594" w14:paraId="1524BD48" w14:textId="2339CFA2">
      <w:pPr>
        <w:pStyle w:val="Normal"/>
      </w:pPr>
      <w:r w:rsidR="210C1594">
        <w:rPr/>
        <w:t xml:space="preserve"> </w:t>
      </w:r>
      <w:r w:rsidR="210C1594">
        <w:rPr/>
        <w:t xml:space="preserve"> </w:t>
      </w:r>
    </w:p>
    <w:p w:rsidR="210C1594" w:rsidP="5DB37F8C" w:rsidRDefault="210C1594" w14:paraId="1D7E278E" w14:textId="3D08BB50">
      <w:pPr>
        <w:pStyle w:val="Normal"/>
      </w:pPr>
      <w:r w:rsidR="210C1594">
        <w:rPr/>
        <w:t>/home/luser/Training/Day1/poky/build/tmp/work-shared/qemux86/kernel-source/include/linux/fs.h</w:t>
      </w:r>
    </w:p>
    <w:p w:rsidR="210C1594" w:rsidP="5DB37F8C" w:rsidRDefault="210C1594" w14:paraId="303DF309" w14:textId="03721282">
      <w:pPr>
        <w:pStyle w:val="Normal"/>
      </w:pPr>
      <w:r w:rsidR="210C1594">
        <w:rPr/>
        <w:t xml:space="preserve"> </w:t>
      </w:r>
    </w:p>
    <w:p w:rsidR="210C1594" w:rsidP="5DB37F8C" w:rsidRDefault="210C1594" w14:paraId="14A15224" w14:textId="47B70718">
      <w:pPr>
        <w:pStyle w:val="Normal"/>
      </w:pPr>
      <w:r w:rsidR="210C1594">
        <w:rPr/>
        <w:t>struct file_operations</w:t>
      </w:r>
    </w:p>
    <w:p w:rsidR="210C1594" w:rsidP="5DB37F8C" w:rsidRDefault="210C1594" w14:paraId="4A29FD16" w14:textId="69DD18BD">
      <w:pPr>
        <w:pStyle w:val="Normal"/>
      </w:pPr>
      <w:r w:rsidR="210C1594">
        <w:rPr/>
        <w:t xml:space="preserve"> </w:t>
      </w:r>
      <w:r w:rsidR="210C1594">
        <w:rPr/>
        <w:t xml:space="preserve"> </w:t>
      </w:r>
    </w:p>
    <w:p w:rsidR="210C1594" w:rsidP="5DB37F8C" w:rsidRDefault="210C1594" w14:paraId="24FB4E80" w14:textId="58B48838">
      <w:pPr>
        <w:pStyle w:val="Normal"/>
      </w:pPr>
      <w:r w:rsidR="210C1594">
        <w:rPr/>
        <w:t xml:space="preserve">Youtube -&gt; mycodeschool </w:t>
      </w:r>
    </w:p>
    <w:p w:rsidR="210C1594" w:rsidP="5DB37F8C" w:rsidRDefault="210C1594" w14:paraId="21D892FF" w14:textId="454FD236">
      <w:pPr>
        <w:pStyle w:val="Normal"/>
      </w:pPr>
      <w:r w:rsidR="210C1594">
        <w:rPr/>
        <w:t xml:space="preserve"> </w:t>
      </w:r>
    </w:p>
    <w:p w:rsidR="210C1594" w:rsidP="5DB37F8C" w:rsidRDefault="210C1594" w14:paraId="3AD3190D" w14:textId="3227D56D">
      <w:pPr>
        <w:pStyle w:val="Normal"/>
      </w:pPr>
      <w:r w:rsidR="210C1594">
        <w:rPr/>
        <w:t xml:space="preserve"> </w:t>
      </w:r>
    </w:p>
    <w:p w:rsidR="210C1594" w:rsidP="5DB37F8C" w:rsidRDefault="210C1594" w14:paraId="3329C06C" w14:textId="33AD9A23">
      <w:pPr>
        <w:pStyle w:val="Normal"/>
      </w:pPr>
      <w:r w:rsidR="210C1594">
        <w:rPr/>
        <w:t xml:space="preserve"> </w:t>
      </w:r>
    </w:p>
    <w:p w:rsidR="210C1594" w:rsidP="5DB37F8C" w:rsidRDefault="210C1594" w14:paraId="17116D0C" w14:textId="6A87309E">
      <w:pPr>
        <w:pStyle w:val="Normal"/>
      </w:pPr>
      <w:r w:rsidR="210C1594">
        <w:rPr/>
        <w:t xml:space="preserve"> </w:t>
      </w:r>
    </w:p>
    <w:p w:rsidR="01C77C01" w:rsidP="5DB37F8C" w:rsidRDefault="01C77C01" w14:paraId="3632D0CF" w14:textId="65541D88">
      <w:pPr>
        <w:pStyle w:val="Normal"/>
        <w:rPr>
          <w:b w:val="1"/>
          <w:bCs w:val="1"/>
          <w:i w:val="1"/>
          <w:iCs w:val="1"/>
        </w:rPr>
      </w:pPr>
      <w:r w:rsidRPr="5DB37F8C" w:rsidR="01C77C01">
        <w:rPr>
          <w:b w:val="1"/>
          <w:bCs w:val="1"/>
          <w:i w:val="1"/>
          <w:iCs w:val="1"/>
        </w:rPr>
        <w:t>Home work:</w:t>
      </w:r>
    </w:p>
    <w:p w:rsidR="210C1594" w:rsidP="5DB37F8C" w:rsidRDefault="210C1594" w14:paraId="6D1398E6" w14:textId="1281CFD3">
      <w:pPr>
        <w:pStyle w:val="Normal"/>
      </w:pPr>
      <w:r w:rsidR="210C1594">
        <w:rPr/>
        <w:t>struct list</w:t>
      </w:r>
      <w:r>
        <w:br/>
      </w:r>
      <w:r w:rsidR="210C1594">
        <w:rPr/>
        <w:t>{</w:t>
      </w:r>
      <w:r>
        <w:br/>
      </w:r>
      <w:r>
        <w:tab/>
      </w:r>
      <w:r w:rsidR="210C1594">
        <w:rPr/>
        <w:t>int a;</w:t>
      </w:r>
      <w:r>
        <w:br/>
      </w:r>
      <w:r w:rsidR="47BDEFC5">
        <w:rPr/>
        <w:t xml:space="preserve">           </w:t>
      </w:r>
      <w:r w:rsidR="210C1594">
        <w:rPr/>
        <w:t>chat b;</w:t>
      </w:r>
      <w:r>
        <w:br/>
      </w:r>
      <w:r w:rsidR="549151E7">
        <w:rPr/>
        <w:t xml:space="preserve">           </w:t>
      </w:r>
      <w:r w:rsidR="210C1594">
        <w:rPr/>
        <w:t>float c;</w:t>
      </w:r>
      <w:r>
        <w:br/>
      </w:r>
      <w:r w:rsidR="210C1594">
        <w:rPr/>
        <w:t>};</w:t>
      </w:r>
      <w:r w:rsidR="210C1594">
        <w:rPr/>
        <w:t xml:space="preserve"> </w:t>
      </w:r>
    </w:p>
    <w:p w:rsidR="210C1594" w:rsidP="5DB37F8C" w:rsidRDefault="210C1594" w14:paraId="0ED61420" w14:textId="18E7F336">
      <w:pPr>
        <w:pStyle w:val="Normal"/>
      </w:pPr>
      <w:r w:rsidR="210C1594">
        <w:rPr/>
        <w:t>static list *test;</w:t>
      </w:r>
    </w:p>
    <w:p w:rsidR="210C1594" w:rsidP="5DB37F8C" w:rsidRDefault="210C1594" w14:paraId="646DC517" w14:textId="2F34CA46">
      <w:pPr>
        <w:pStyle w:val="Normal"/>
      </w:pPr>
      <w:r w:rsidR="210C1594">
        <w:rPr/>
        <w:t>test-&gt;b;</w:t>
      </w:r>
      <w:r>
        <w:tab/>
      </w:r>
    </w:p>
    <w:p w:rsidR="210C1594" w:rsidP="5DB37F8C" w:rsidRDefault="210C1594" w14:paraId="07B4E1AE" w14:textId="3922A651">
      <w:pPr>
        <w:pStyle w:val="Normal"/>
      </w:pPr>
      <w:r w:rsidR="210C1594">
        <w:rPr/>
        <w:t xml:space="preserve"> </w:t>
      </w:r>
      <w:r w:rsidR="210C1594">
        <w:rPr/>
        <w:t xml:space="preserve"> </w:t>
      </w:r>
    </w:p>
    <w:p w:rsidR="210C1594" w:rsidP="5DB37F8C" w:rsidRDefault="210C1594" w14:paraId="6C793177" w14:textId="3DB4526C">
      <w:pPr>
        <w:pStyle w:val="Normal"/>
        <w:jc w:val="center"/>
        <w:rPr>
          <w:b w:val="1"/>
          <w:bCs w:val="1"/>
          <w:sz w:val="28"/>
          <w:szCs w:val="28"/>
          <w:u w:val="single"/>
        </w:rPr>
      </w:pPr>
      <w:r w:rsidRPr="5DB37F8C" w:rsidR="210C1594">
        <w:rPr>
          <w:sz w:val="28"/>
          <w:szCs w:val="28"/>
        </w:rPr>
        <w:t xml:space="preserve"> </w:t>
      </w:r>
      <w:r w:rsidRPr="5DB37F8C" w:rsidR="5EE0BAC0">
        <w:rPr>
          <w:b w:val="1"/>
          <w:bCs w:val="1"/>
          <w:sz w:val="28"/>
          <w:szCs w:val="28"/>
          <w:u w:val="single"/>
        </w:rPr>
        <w:t>Programs</w:t>
      </w:r>
    </w:p>
    <w:p w:rsidR="398AE7E4" w:rsidP="5DB37F8C" w:rsidRDefault="398AE7E4" w14:paraId="1860BA11" w14:textId="74465C67">
      <w:pPr>
        <w:pStyle w:val="Normal"/>
        <w:rPr>
          <w:b w:val="1"/>
          <w:bCs w:val="1"/>
          <w:u w:val="single"/>
        </w:rPr>
      </w:pPr>
      <w:proofErr w:type="spellStart"/>
      <w:r w:rsidRPr="5DB37F8C" w:rsidR="398AE7E4">
        <w:rPr>
          <w:b w:val="1"/>
          <w:bCs w:val="1"/>
          <w:u w:val="single"/>
        </w:rPr>
        <w:t>Mod_param.c</w:t>
      </w:r>
      <w:proofErr w:type="spellEnd"/>
    </w:p>
    <w:p w:rsidR="622C2D0F" w:rsidP="5DB37F8C" w:rsidRDefault="622C2D0F" w14:paraId="0428A9CC" w14:textId="47414BC1">
      <w:pPr>
        <w:pStyle w:val="Normal"/>
      </w:pPr>
      <w:r w:rsidR="622C2D0F">
        <w:rPr/>
        <w:t>#include &lt;</w:t>
      </w:r>
      <w:proofErr w:type="spellStart"/>
      <w:r w:rsidR="622C2D0F">
        <w:rPr/>
        <w:t>linux</w:t>
      </w:r>
      <w:proofErr w:type="spellEnd"/>
      <w:r w:rsidR="622C2D0F">
        <w:rPr/>
        <w:t>/</w:t>
      </w:r>
      <w:proofErr w:type="spellStart"/>
      <w:r w:rsidR="622C2D0F">
        <w:rPr/>
        <w:t>init.h</w:t>
      </w:r>
      <w:proofErr w:type="spellEnd"/>
      <w:r w:rsidR="622C2D0F">
        <w:rPr/>
        <w:t>&gt;</w:t>
      </w:r>
      <w:r>
        <w:br/>
      </w:r>
      <w:r w:rsidR="622C2D0F">
        <w:rPr/>
        <w:t>#include &lt;</w:t>
      </w:r>
      <w:proofErr w:type="spellStart"/>
      <w:r w:rsidR="622C2D0F">
        <w:rPr/>
        <w:t>linux</w:t>
      </w:r>
      <w:proofErr w:type="spellEnd"/>
      <w:r w:rsidR="622C2D0F">
        <w:rPr/>
        <w:t>/</w:t>
      </w:r>
      <w:proofErr w:type="spellStart"/>
      <w:r w:rsidR="622C2D0F">
        <w:rPr/>
        <w:t>module.h</w:t>
      </w:r>
      <w:proofErr w:type="spellEnd"/>
      <w:r w:rsidR="622C2D0F">
        <w:rPr/>
        <w:t>&gt;</w:t>
      </w:r>
      <w:r>
        <w:br/>
      </w:r>
      <w:r w:rsidR="622C2D0F">
        <w:rPr/>
        <w:t>#include &lt;linux/kernel.h&gt;</w:t>
      </w:r>
      <w:r>
        <w:br/>
      </w:r>
      <w:r w:rsidR="622C2D0F">
        <w:rPr/>
        <w:t>#include &lt;</w:t>
      </w:r>
      <w:proofErr w:type="spellStart"/>
      <w:r w:rsidR="622C2D0F">
        <w:rPr/>
        <w:t>linux</w:t>
      </w:r>
      <w:proofErr w:type="spellEnd"/>
      <w:r w:rsidR="622C2D0F">
        <w:rPr/>
        <w:t>/</w:t>
      </w:r>
      <w:proofErr w:type="spellStart"/>
      <w:r w:rsidR="622C2D0F">
        <w:rPr/>
        <w:t>moduleparam.h</w:t>
      </w:r>
      <w:proofErr w:type="spellEnd"/>
      <w:r w:rsidR="622C2D0F">
        <w:rPr/>
        <w:t>&gt;</w:t>
      </w:r>
    </w:p>
    <w:p w:rsidR="622C2D0F" w:rsidP="5DB37F8C" w:rsidRDefault="622C2D0F" w14:paraId="04D5A502" w14:textId="4B65B2C6">
      <w:pPr>
        <w:pStyle w:val="Normal"/>
      </w:pPr>
      <w:r w:rsidR="622C2D0F">
        <w:rPr/>
        <w:t xml:space="preserve">void </w:t>
      </w:r>
      <w:proofErr w:type="spellStart"/>
      <w:r w:rsidR="622C2D0F">
        <w:rPr/>
        <w:t>func</w:t>
      </w:r>
      <w:proofErr w:type="spellEnd"/>
      <w:r w:rsidR="622C2D0F">
        <w:rPr/>
        <w:t>(void);</w:t>
      </w:r>
      <w:r>
        <w:br/>
      </w:r>
      <w:r w:rsidR="622C2D0F">
        <w:rPr/>
        <w:t>static int val=100;</w:t>
      </w:r>
      <w:r>
        <w:br/>
      </w:r>
      <w:r w:rsidR="622C2D0F">
        <w:rPr/>
        <w:t>module_param(val,int,S_IWUSR|S_IRUGO);</w:t>
      </w:r>
      <w:r>
        <w:br/>
      </w:r>
      <w:r w:rsidR="622C2D0F">
        <w:rPr/>
        <w:t>MODULE_PARM_DESC(val,"this is my int variable");</w:t>
      </w:r>
    </w:p>
    <w:p w:rsidR="622C2D0F" w:rsidP="5DB37F8C" w:rsidRDefault="622C2D0F" w14:paraId="37616B7A" w14:textId="7A1F6947">
      <w:pPr>
        <w:pStyle w:val="Normal"/>
      </w:pPr>
      <w:r w:rsidR="622C2D0F">
        <w:rPr/>
        <w:t xml:space="preserve">void </w:t>
      </w:r>
      <w:proofErr w:type="spellStart"/>
      <w:r w:rsidR="622C2D0F">
        <w:rPr/>
        <w:t>func</w:t>
      </w:r>
      <w:proofErr w:type="spellEnd"/>
      <w:r w:rsidR="622C2D0F">
        <w:rPr/>
        <w:t>(void)</w:t>
      </w:r>
      <w:r>
        <w:br/>
      </w:r>
      <w:r w:rsidR="622C2D0F">
        <w:rPr/>
        <w:t>{</w:t>
      </w:r>
      <w:r>
        <w:tab/>
      </w:r>
      <w:r>
        <w:br/>
      </w:r>
      <w:r>
        <w:tab/>
      </w:r>
      <w:proofErr w:type="spellStart"/>
      <w:r w:rsidR="622C2D0F">
        <w:rPr/>
        <w:t>printk</w:t>
      </w:r>
      <w:proofErr w:type="spellEnd"/>
      <w:r w:rsidR="622C2D0F">
        <w:rPr/>
        <w:t>("Function invoked \n");</w:t>
      </w:r>
      <w:r>
        <w:br/>
      </w:r>
      <w:r>
        <w:tab/>
      </w:r>
      <w:r w:rsidR="635C71AA">
        <w:rPr/>
        <w:t xml:space="preserve">          </w:t>
      </w:r>
      <w:proofErr w:type="spellStart"/>
      <w:r w:rsidR="622C2D0F">
        <w:rPr/>
        <w:t>printk</w:t>
      </w:r>
      <w:proofErr w:type="spellEnd"/>
      <w:r w:rsidR="622C2D0F">
        <w:rPr/>
        <w:t>("Val = %d\n",val);</w:t>
      </w:r>
      <w:r>
        <w:br/>
      </w:r>
      <w:r w:rsidR="622C2D0F">
        <w:rPr/>
        <w:t>}</w:t>
      </w:r>
    </w:p>
    <w:p w:rsidR="622C2D0F" w:rsidP="5DB37F8C" w:rsidRDefault="622C2D0F" w14:paraId="349DDAB1" w14:textId="2FE70ABA">
      <w:pPr>
        <w:pStyle w:val="Normal"/>
      </w:pPr>
      <w:r w:rsidR="622C2D0F">
        <w:rPr/>
        <w:t>static int __</w:t>
      </w:r>
      <w:proofErr w:type="spellStart"/>
      <w:r w:rsidR="622C2D0F">
        <w:rPr/>
        <w:t>init</w:t>
      </w:r>
      <w:proofErr w:type="spellEnd"/>
      <w:r w:rsidR="622C2D0F">
        <w:rPr/>
        <w:t xml:space="preserve"> </w:t>
      </w:r>
      <w:proofErr w:type="spellStart"/>
      <w:r w:rsidR="622C2D0F">
        <w:rPr/>
        <w:t>hellowolrd_init</w:t>
      </w:r>
      <w:proofErr w:type="spellEnd"/>
      <w:r w:rsidR="622C2D0F">
        <w:rPr/>
        <w:t>(void) {</w:t>
      </w:r>
      <w:r>
        <w:br/>
      </w:r>
      <w:r w:rsidR="622C2D0F">
        <w:rPr/>
        <w:t xml:space="preserve">   </w:t>
      </w:r>
      <w:proofErr w:type="spellStart"/>
      <w:r w:rsidR="622C2D0F">
        <w:rPr/>
        <w:t>printk</w:t>
      </w:r>
      <w:proofErr w:type="spellEnd"/>
      <w:r w:rsidR="622C2D0F">
        <w:rPr/>
        <w:t xml:space="preserve">("Hello world </w:t>
      </w:r>
      <w:proofErr w:type="gramStart"/>
      <w:r w:rsidR="622C2D0F">
        <w:rPr/>
        <w:t>loaded!\</w:t>
      </w:r>
      <w:proofErr w:type="gramEnd"/>
      <w:r w:rsidR="622C2D0F">
        <w:rPr/>
        <w:t>n");</w:t>
      </w:r>
      <w:r>
        <w:br/>
      </w:r>
      <w:r w:rsidR="622C2D0F">
        <w:rPr/>
        <w:t xml:space="preserve">   </w:t>
      </w:r>
      <w:proofErr w:type="spellStart"/>
      <w:r w:rsidR="622C2D0F">
        <w:rPr/>
        <w:t>func</w:t>
      </w:r>
      <w:proofErr w:type="spellEnd"/>
      <w:r w:rsidR="622C2D0F">
        <w:rPr/>
        <w:t>();</w:t>
      </w:r>
      <w:r>
        <w:br/>
      </w:r>
      <w:r w:rsidR="622C2D0F">
        <w:rPr/>
        <w:t xml:space="preserve">    return 0;</w:t>
      </w:r>
      <w:r>
        <w:br/>
      </w:r>
      <w:r w:rsidR="622C2D0F">
        <w:rPr/>
        <w:t>}</w:t>
      </w:r>
    </w:p>
    <w:p w:rsidR="622C2D0F" w:rsidP="5DB37F8C" w:rsidRDefault="622C2D0F" w14:paraId="1F3FEED3" w14:textId="176DBFF7">
      <w:pPr>
        <w:pStyle w:val="Normal"/>
      </w:pPr>
      <w:r w:rsidR="622C2D0F">
        <w:rPr/>
        <w:t xml:space="preserve">static void __exit </w:t>
      </w:r>
      <w:proofErr w:type="spellStart"/>
      <w:r w:rsidR="622C2D0F">
        <w:rPr/>
        <w:t>hellowolrd_exit</w:t>
      </w:r>
      <w:proofErr w:type="spellEnd"/>
      <w:r w:rsidR="622C2D0F">
        <w:rPr/>
        <w:t>(void) {</w:t>
      </w:r>
      <w:r>
        <w:br/>
      </w:r>
      <w:r w:rsidR="622C2D0F">
        <w:rPr/>
        <w:t xml:space="preserve">    </w:t>
      </w:r>
      <w:proofErr w:type="spellStart"/>
      <w:r w:rsidR="622C2D0F">
        <w:rPr/>
        <w:t>printk</w:t>
      </w:r>
      <w:proofErr w:type="spellEnd"/>
      <w:r w:rsidR="622C2D0F">
        <w:rPr/>
        <w:t>("End of the world\n");</w:t>
      </w:r>
      <w:r>
        <w:br/>
      </w:r>
      <w:r w:rsidR="622C2D0F">
        <w:rPr/>
        <w:t>}</w:t>
      </w:r>
    </w:p>
    <w:p w:rsidR="622C2D0F" w:rsidP="5DB37F8C" w:rsidRDefault="622C2D0F" w14:paraId="552E2F10" w14:textId="4B3BC4A0">
      <w:pPr>
        <w:pStyle w:val="Normal"/>
      </w:pPr>
      <w:r w:rsidR="622C2D0F">
        <w:rPr/>
        <w:t>module_init</w:t>
      </w:r>
      <w:r w:rsidR="622C2D0F">
        <w:rPr/>
        <w:t>(</w:t>
      </w:r>
      <w:r w:rsidR="622C2D0F">
        <w:rPr/>
        <w:t>hellowolrd_init</w:t>
      </w:r>
      <w:r w:rsidR="622C2D0F">
        <w:rPr/>
        <w:t>);</w:t>
      </w:r>
      <w:r>
        <w:br/>
      </w:r>
      <w:r w:rsidR="622C2D0F">
        <w:rPr/>
        <w:t>module_exit</w:t>
      </w:r>
      <w:r w:rsidR="622C2D0F">
        <w:rPr/>
        <w:t>(</w:t>
      </w:r>
      <w:r w:rsidR="622C2D0F">
        <w:rPr/>
        <w:t>hellowolrd_exit</w:t>
      </w:r>
      <w:r w:rsidR="622C2D0F">
        <w:rPr/>
        <w:t>);</w:t>
      </w:r>
      <w:r>
        <w:br/>
      </w:r>
      <w:r w:rsidR="622C2D0F">
        <w:rPr/>
        <w:t>MODULE_</w:t>
      </w:r>
      <w:r w:rsidR="622C2D0F">
        <w:rPr/>
        <w:t>AUTHOR(</w:t>
      </w:r>
      <w:r w:rsidR="622C2D0F">
        <w:rPr/>
        <w:t xml:space="preserve">"Sathish </w:t>
      </w:r>
      <w:hyperlink r:id="Rb65e20f1ac3e43fa">
        <w:r w:rsidRPr="5DB37F8C" w:rsidR="622C2D0F">
          <w:rPr>
            <w:rStyle w:val="Hyperlink"/>
          </w:rPr>
          <w:t>&lt;csathish.micro@gmail.com</w:t>
        </w:r>
      </w:hyperlink>
      <w:r w:rsidR="622C2D0F">
        <w:rPr/>
        <w:t>&gt;");</w:t>
      </w:r>
      <w:r>
        <w:br/>
      </w:r>
      <w:r w:rsidR="622C2D0F">
        <w:rPr/>
        <w:t>MODULE_LICENSE("GPL");</w:t>
      </w:r>
    </w:p>
    <w:p w:rsidR="5DB37F8C" w:rsidP="5DB37F8C" w:rsidRDefault="5DB37F8C" w14:paraId="4C5A0EC4" w14:textId="0498A062">
      <w:pPr>
        <w:pStyle w:val="Normal"/>
      </w:pPr>
    </w:p>
    <w:p w:rsidR="5A5DA503" w:rsidP="5DB37F8C" w:rsidRDefault="5A5DA503" w14:paraId="01DE6046" w14:textId="44F5D830">
      <w:pPr>
        <w:pStyle w:val="Normal"/>
        <w:rPr>
          <w:b w:val="1"/>
          <w:bCs w:val="1"/>
          <w:u w:val="single"/>
        </w:rPr>
      </w:pPr>
      <w:proofErr w:type="spellStart"/>
      <w:r w:rsidRPr="5DB37F8C" w:rsidR="5A5DA503">
        <w:rPr>
          <w:b w:val="1"/>
          <w:bCs w:val="1"/>
          <w:u w:val="single"/>
        </w:rPr>
        <w:t>Helloworld.c</w:t>
      </w:r>
      <w:proofErr w:type="spellEnd"/>
    </w:p>
    <w:p w:rsidR="10F15FB3" w:rsidP="5DB37F8C" w:rsidRDefault="10F15FB3" w14:paraId="7F317727" w14:textId="121BB42A">
      <w:pPr>
        <w:pStyle w:val="Normal"/>
      </w:pPr>
      <w:r w:rsidR="10F15FB3">
        <w:rPr/>
        <w:t>#include &lt;</w:t>
      </w:r>
      <w:proofErr w:type="spellStart"/>
      <w:r w:rsidR="10F15FB3">
        <w:rPr/>
        <w:t>linux</w:t>
      </w:r>
      <w:proofErr w:type="spellEnd"/>
      <w:r w:rsidR="10F15FB3">
        <w:rPr/>
        <w:t>/</w:t>
      </w:r>
      <w:proofErr w:type="spellStart"/>
      <w:r w:rsidR="10F15FB3">
        <w:rPr/>
        <w:t>init.h</w:t>
      </w:r>
      <w:proofErr w:type="spellEnd"/>
      <w:r w:rsidR="10F15FB3">
        <w:rPr/>
        <w:t>&gt;</w:t>
      </w:r>
      <w:r>
        <w:br/>
      </w:r>
      <w:r w:rsidR="10F15FB3">
        <w:rPr/>
        <w:t>#include &lt;</w:t>
      </w:r>
      <w:proofErr w:type="spellStart"/>
      <w:r w:rsidR="10F15FB3">
        <w:rPr/>
        <w:t>linux</w:t>
      </w:r>
      <w:proofErr w:type="spellEnd"/>
      <w:r w:rsidR="10F15FB3">
        <w:rPr/>
        <w:t>/</w:t>
      </w:r>
      <w:proofErr w:type="spellStart"/>
      <w:r w:rsidR="10F15FB3">
        <w:rPr/>
        <w:t>module.h</w:t>
      </w:r>
      <w:proofErr w:type="spellEnd"/>
      <w:r w:rsidR="10F15FB3">
        <w:rPr/>
        <w:t>&gt;</w:t>
      </w:r>
      <w:r>
        <w:br/>
      </w:r>
      <w:r w:rsidR="10F15FB3">
        <w:rPr/>
        <w:t>#include &lt;</w:t>
      </w:r>
      <w:r w:rsidR="10F15FB3">
        <w:rPr/>
        <w:t>linux</w:t>
      </w:r>
      <w:r w:rsidR="10F15FB3">
        <w:rPr/>
        <w:t>/</w:t>
      </w:r>
      <w:r w:rsidR="10F15FB3">
        <w:rPr/>
        <w:t>kernel.h</w:t>
      </w:r>
      <w:r w:rsidR="10F15FB3">
        <w:rPr/>
        <w:t>&gt;</w:t>
      </w:r>
      <w:r w:rsidR="10F15FB3">
        <w:rPr/>
        <w:t xml:space="preserve"> </w:t>
      </w:r>
    </w:p>
    <w:p w:rsidR="10F15FB3" w:rsidP="5DB37F8C" w:rsidRDefault="10F15FB3" w14:paraId="0E8F133B" w14:textId="465EA6E1">
      <w:pPr>
        <w:pStyle w:val="Normal"/>
      </w:pPr>
      <w:r w:rsidR="10F15FB3">
        <w:rPr/>
        <w:t xml:space="preserve">void </w:t>
      </w:r>
      <w:r w:rsidR="10F15FB3">
        <w:rPr/>
        <w:t>func</w:t>
      </w:r>
      <w:r w:rsidR="10F15FB3">
        <w:rPr/>
        <w:t>(void);</w:t>
      </w:r>
    </w:p>
    <w:p w:rsidR="10F15FB3" w:rsidP="5DB37F8C" w:rsidRDefault="10F15FB3" w14:paraId="19B800DB" w14:textId="65571790">
      <w:pPr>
        <w:pStyle w:val="Normal"/>
      </w:pPr>
      <w:r w:rsidR="10F15FB3">
        <w:rPr/>
        <w:t>int val=100;</w:t>
      </w:r>
    </w:p>
    <w:p w:rsidR="10F15FB3" w:rsidP="5DB37F8C" w:rsidRDefault="10F15FB3" w14:paraId="0893DFA5" w14:textId="5DBF37A9">
      <w:pPr>
        <w:pStyle w:val="Normal"/>
      </w:pPr>
      <w:r w:rsidR="10F15FB3">
        <w:rPr/>
        <w:t xml:space="preserve"> </w:t>
      </w:r>
    </w:p>
    <w:p w:rsidR="10F15FB3" w:rsidP="5DB37F8C" w:rsidRDefault="10F15FB3" w14:paraId="2DE55868" w14:textId="2128518B">
      <w:pPr>
        <w:pStyle w:val="Normal"/>
      </w:pPr>
      <w:r w:rsidR="10F15FB3">
        <w:rPr/>
        <w:t>EXPORT_SYMBOL_GPL(func);</w:t>
      </w:r>
    </w:p>
    <w:p w:rsidR="10F15FB3" w:rsidP="5DB37F8C" w:rsidRDefault="10F15FB3" w14:paraId="009D7516" w14:textId="0B8B2B59">
      <w:pPr>
        <w:pStyle w:val="Normal"/>
      </w:pPr>
      <w:r w:rsidR="10F15FB3">
        <w:rPr/>
        <w:t xml:space="preserve">void </w:t>
      </w:r>
      <w:proofErr w:type="spellStart"/>
      <w:r w:rsidR="10F15FB3">
        <w:rPr/>
        <w:t>func</w:t>
      </w:r>
      <w:proofErr w:type="spellEnd"/>
      <w:r w:rsidR="10F15FB3">
        <w:rPr/>
        <w:t>(void)</w:t>
      </w:r>
      <w:r>
        <w:br/>
      </w:r>
      <w:r w:rsidR="10F15FB3">
        <w:rPr/>
        <w:t>{</w:t>
      </w:r>
      <w:r>
        <w:tab/>
      </w:r>
      <w:r>
        <w:br/>
      </w:r>
      <w:r>
        <w:tab/>
      </w:r>
      <w:proofErr w:type="spellStart"/>
      <w:r w:rsidR="10F15FB3">
        <w:rPr/>
        <w:t>printk</w:t>
      </w:r>
      <w:proofErr w:type="spellEnd"/>
      <w:r w:rsidR="10F15FB3">
        <w:rPr/>
        <w:t>("Function invoked \n");</w:t>
      </w:r>
      <w:r>
        <w:br/>
      </w:r>
      <w:r w:rsidR="10F15FB3">
        <w:rPr/>
        <w:t>}</w:t>
      </w:r>
      <w:r w:rsidR="10F15FB3">
        <w:rPr/>
        <w:t xml:space="preserve"> </w:t>
      </w:r>
    </w:p>
    <w:p w:rsidR="10F15FB3" w:rsidP="5DB37F8C" w:rsidRDefault="10F15FB3" w14:paraId="61C541DD" w14:textId="15FAAED3">
      <w:pPr>
        <w:pStyle w:val="Normal"/>
      </w:pPr>
      <w:r w:rsidR="10F15FB3">
        <w:rPr/>
        <w:t>static int __</w:t>
      </w:r>
      <w:proofErr w:type="spellStart"/>
      <w:r w:rsidR="10F15FB3">
        <w:rPr/>
        <w:t>init</w:t>
      </w:r>
      <w:proofErr w:type="spellEnd"/>
      <w:r w:rsidR="10F15FB3">
        <w:rPr/>
        <w:t xml:space="preserve"> </w:t>
      </w:r>
      <w:proofErr w:type="spellStart"/>
      <w:r w:rsidR="10F15FB3">
        <w:rPr/>
        <w:t>hellowolrd_init</w:t>
      </w:r>
      <w:proofErr w:type="spellEnd"/>
      <w:r w:rsidR="10F15FB3">
        <w:rPr/>
        <w:t>(void) {</w:t>
      </w:r>
      <w:r>
        <w:br/>
      </w:r>
      <w:r w:rsidR="10F15FB3">
        <w:rPr/>
        <w:t xml:space="preserve">  </w:t>
      </w:r>
      <w:proofErr w:type="spellStart"/>
      <w:r w:rsidR="10F15FB3">
        <w:rPr/>
        <w:t>printk</w:t>
      </w:r>
      <w:proofErr w:type="spellEnd"/>
      <w:r w:rsidR="10F15FB3">
        <w:rPr/>
        <w:t xml:space="preserve">("Hello world </w:t>
      </w:r>
      <w:proofErr w:type="gramStart"/>
      <w:r w:rsidR="10F15FB3">
        <w:rPr/>
        <w:t>loaded!\</w:t>
      </w:r>
      <w:proofErr w:type="gramEnd"/>
      <w:r w:rsidR="10F15FB3">
        <w:rPr/>
        <w:t>n");</w:t>
      </w:r>
      <w:r>
        <w:br/>
      </w:r>
      <w:r w:rsidR="10F15FB3">
        <w:rPr/>
        <w:t xml:space="preserve">  return 0;</w:t>
      </w:r>
      <w:r>
        <w:br/>
      </w:r>
      <w:r w:rsidR="10F15FB3">
        <w:rPr/>
        <w:t>}</w:t>
      </w:r>
    </w:p>
    <w:p w:rsidR="10F15FB3" w:rsidP="5DB37F8C" w:rsidRDefault="10F15FB3" w14:paraId="3806D2B0" w14:textId="6D02F5D5">
      <w:pPr>
        <w:pStyle w:val="Normal"/>
      </w:pPr>
      <w:r w:rsidR="10F15FB3">
        <w:rPr/>
        <w:t xml:space="preserve">static void __exit </w:t>
      </w:r>
      <w:proofErr w:type="spellStart"/>
      <w:r w:rsidR="10F15FB3">
        <w:rPr/>
        <w:t>hellowolrd_exit</w:t>
      </w:r>
      <w:proofErr w:type="spellEnd"/>
      <w:r w:rsidR="10F15FB3">
        <w:rPr/>
        <w:t>(void) {</w:t>
      </w:r>
      <w:r>
        <w:br/>
      </w:r>
      <w:r w:rsidR="10F15FB3">
        <w:rPr/>
        <w:t xml:space="preserve">    </w:t>
      </w:r>
      <w:proofErr w:type="spellStart"/>
      <w:r w:rsidR="10F15FB3">
        <w:rPr/>
        <w:t>printk</w:t>
      </w:r>
      <w:proofErr w:type="spellEnd"/>
      <w:r w:rsidR="10F15FB3">
        <w:rPr/>
        <w:t>("End of the world\n");</w:t>
      </w:r>
      <w:r>
        <w:br/>
      </w:r>
      <w:r w:rsidR="10F15FB3">
        <w:rPr/>
        <w:t>}</w:t>
      </w:r>
    </w:p>
    <w:p w:rsidR="10F15FB3" w:rsidP="5DB37F8C" w:rsidRDefault="10F15FB3" w14:paraId="7C3DBFF5" w14:textId="496BAE0E">
      <w:pPr>
        <w:pStyle w:val="Normal"/>
      </w:pPr>
      <w:proofErr w:type="spellStart"/>
      <w:r w:rsidR="10F15FB3">
        <w:rPr/>
        <w:t>module_init</w:t>
      </w:r>
      <w:proofErr w:type="spellEnd"/>
      <w:r w:rsidR="10F15FB3">
        <w:rPr/>
        <w:t>(</w:t>
      </w:r>
      <w:proofErr w:type="spellStart"/>
      <w:r w:rsidR="10F15FB3">
        <w:rPr/>
        <w:t>hellowolrd_init</w:t>
      </w:r>
      <w:proofErr w:type="spellEnd"/>
      <w:r w:rsidR="10F15FB3">
        <w:rPr/>
        <w:t>);</w:t>
      </w:r>
      <w:r>
        <w:br/>
      </w:r>
      <w:proofErr w:type="spellStart"/>
      <w:r w:rsidR="10F15FB3">
        <w:rPr/>
        <w:t>module_exit</w:t>
      </w:r>
      <w:proofErr w:type="spellEnd"/>
      <w:r w:rsidR="10F15FB3">
        <w:rPr/>
        <w:t>(</w:t>
      </w:r>
      <w:proofErr w:type="spellStart"/>
      <w:r w:rsidR="10F15FB3">
        <w:rPr/>
        <w:t>hellowolrd_exit</w:t>
      </w:r>
      <w:proofErr w:type="spellEnd"/>
      <w:r w:rsidR="10F15FB3">
        <w:rPr/>
        <w:t>);</w:t>
      </w:r>
      <w:r>
        <w:br/>
      </w:r>
      <w:r w:rsidR="10F15FB3">
        <w:rPr/>
        <w:t>MODULE_</w:t>
      </w:r>
      <w:r w:rsidR="10F15FB3">
        <w:rPr/>
        <w:t>AUTHOR(</w:t>
      </w:r>
      <w:r w:rsidR="10F15FB3">
        <w:rPr/>
        <w:t xml:space="preserve">"Sathish </w:t>
      </w:r>
      <w:hyperlink r:id="R5576466a8f7d4041">
        <w:r w:rsidRPr="5DB37F8C" w:rsidR="10F15FB3">
          <w:rPr>
            <w:rStyle w:val="Hyperlink"/>
          </w:rPr>
          <w:t>&lt;csathish.micro@gmail.com</w:t>
        </w:r>
      </w:hyperlink>
      <w:r w:rsidR="10F15FB3">
        <w:rPr/>
        <w:t>&gt;");</w:t>
      </w:r>
      <w:r>
        <w:br/>
      </w:r>
      <w:r w:rsidR="10F15FB3">
        <w:rPr/>
        <w:t>MODULE_LICENSE("GPL");</w:t>
      </w:r>
    </w:p>
    <w:p w:rsidR="0CB98F8F" w:rsidP="5DB37F8C" w:rsidRDefault="0CB98F8F" w14:paraId="49A8C72E" w14:textId="460690E8">
      <w:pPr>
        <w:pStyle w:val="Normal"/>
        <w:rPr>
          <w:b w:val="1"/>
          <w:bCs w:val="1"/>
          <w:u w:val="single"/>
        </w:rPr>
      </w:pPr>
      <w:proofErr w:type="spellStart"/>
      <w:r w:rsidRPr="5DB37F8C" w:rsidR="0CB98F8F">
        <w:rPr>
          <w:b w:val="1"/>
          <w:bCs w:val="1"/>
          <w:u w:val="single"/>
        </w:rPr>
        <w:t>Depmod.c</w:t>
      </w:r>
      <w:proofErr w:type="spellEnd"/>
    </w:p>
    <w:p w:rsidR="0CB98F8F" w:rsidP="5DB37F8C" w:rsidRDefault="0CB98F8F" w14:paraId="3A29A97D" w14:textId="4031FC2B">
      <w:pPr>
        <w:pStyle w:val="Normal"/>
      </w:pPr>
      <w:r w:rsidR="0CB98F8F">
        <w:rPr/>
        <w:t>#include &lt;</w:t>
      </w:r>
      <w:proofErr w:type="spellStart"/>
      <w:r w:rsidR="0CB98F8F">
        <w:rPr/>
        <w:t>linux</w:t>
      </w:r>
      <w:proofErr w:type="spellEnd"/>
      <w:r w:rsidR="0CB98F8F">
        <w:rPr/>
        <w:t>/</w:t>
      </w:r>
      <w:proofErr w:type="spellStart"/>
      <w:r w:rsidR="0CB98F8F">
        <w:rPr/>
        <w:t>init.h</w:t>
      </w:r>
      <w:proofErr w:type="spellEnd"/>
      <w:r w:rsidR="0CB98F8F">
        <w:rPr/>
        <w:t>&gt;</w:t>
      </w:r>
      <w:r>
        <w:br/>
      </w:r>
      <w:r w:rsidR="0CB98F8F">
        <w:rPr/>
        <w:t>#include &lt;linux/module.h&gt;</w:t>
      </w:r>
      <w:r>
        <w:br/>
      </w:r>
      <w:r w:rsidR="0CB98F8F">
        <w:rPr/>
        <w:t>#include &lt;</w:t>
      </w:r>
      <w:proofErr w:type="spellStart"/>
      <w:r w:rsidR="0CB98F8F">
        <w:rPr/>
        <w:t>linux</w:t>
      </w:r>
      <w:proofErr w:type="spellEnd"/>
      <w:r w:rsidR="0CB98F8F">
        <w:rPr/>
        <w:t>/</w:t>
      </w:r>
      <w:proofErr w:type="spellStart"/>
      <w:r w:rsidR="0CB98F8F">
        <w:rPr/>
        <w:t>kernel.h</w:t>
      </w:r>
      <w:proofErr w:type="spellEnd"/>
      <w:r w:rsidR="0CB98F8F">
        <w:rPr/>
        <w:t>&gt;</w:t>
      </w:r>
    </w:p>
    <w:p w:rsidR="0CB98F8F" w:rsidP="5DB37F8C" w:rsidRDefault="0CB98F8F" w14:paraId="5C8FD704" w14:textId="319F0590">
      <w:pPr>
        <w:pStyle w:val="Normal"/>
      </w:pPr>
      <w:r w:rsidR="0CB98F8F">
        <w:rPr/>
        <w:t xml:space="preserve">extern void func(void); </w:t>
      </w:r>
    </w:p>
    <w:p w:rsidR="0CB98F8F" w:rsidP="5DB37F8C" w:rsidRDefault="0CB98F8F" w14:paraId="5EC2672E" w14:textId="47D21BAE">
      <w:pPr>
        <w:pStyle w:val="Normal"/>
      </w:pPr>
      <w:r w:rsidR="0CB98F8F">
        <w:rPr/>
        <w:t>static int __</w:t>
      </w:r>
      <w:proofErr w:type="spellStart"/>
      <w:r w:rsidR="0CB98F8F">
        <w:rPr/>
        <w:t>init</w:t>
      </w:r>
      <w:proofErr w:type="spellEnd"/>
      <w:r w:rsidR="0CB98F8F">
        <w:rPr/>
        <w:t xml:space="preserve"> </w:t>
      </w:r>
      <w:proofErr w:type="spellStart"/>
      <w:r w:rsidR="0CB98F8F">
        <w:rPr/>
        <w:t>hellowolrd_init</w:t>
      </w:r>
      <w:proofErr w:type="spellEnd"/>
      <w:r w:rsidR="0CB98F8F">
        <w:rPr/>
        <w:t>(void) {</w:t>
      </w:r>
      <w:r>
        <w:br/>
      </w:r>
      <w:r w:rsidR="0CB98F8F">
        <w:rPr/>
        <w:t xml:space="preserve">   </w:t>
      </w:r>
      <w:proofErr w:type="spellStart"/>
      <w:r w:rsidR="0CB98F8F">
        <w:rPr/>
        <w:t>printk</w:t>
      </w:r>
      <w:proofErr w:type="spellEnd"/>
      <w:r w:rsidR="0CB98F8F">
        <w:rPr/>
        <w:t>("</w:t>
      </w:r>
      <w:proofErr w:type="spellStart"/>
      <w:r w:rsidR="0CB98F8F">
        <w:rPr/>
        <w:t>depmod</w:t>
      </w:r>
      <w:proofErr w:type="spellEnd"/>
      <w:r w:rsidR="0CB98F8F">
        <w:rPr/>
        <w:t xml:space="preserve"> Hello world </w:t>
      </w:r>
      <w:proofErr w:type="gramStart"/>
      <w:r w:rsidR="0CB98F8F">
        <w:rPr/>
        <w:t>loaded!\</w:t>
      </w:r>
      <w:proofErr w:type="gramEnd"/>
      <w:r w:rsidR="0CB98F8F">
        <w:rPr/>
        <w:t>n");</w:t>
      </w:r>
      <w:r>
        <w:br/>
      </w:r>
      <w:r w:rsidR="0CB98F8F">
        <w:rPr/>
        <w:t xml:space="preserve">   </w:t>
      </w:r>
      <w:proofErr w:type="spellStart"/>
      <w:r w:rsidR="0CB98F8F">
        <w:rPr/>
        <w:t>func</w:t>
      </w:r>
      <w:proofErr w:type="spellEnd"/>
      <w:r w:rsidR="0CB98F8F">
        <w:rPr/>
        <w:t>();</w:t>
      </w:r>
      <w:r>
        <w:br/>
      </w:r>
      <w:r w:rsidR="0CB98F8F">
        <w:rPr/>
        <w:t xml:space="preserve">    return 0;</w:t>
      </w:r>
      <w:r>
        <w:br/>
      </w:r>
      <w:r w:rsidR="0CB98F8F">
        <w:rPr/>
        <w:t>}</w:t>
      </w:r>
    </w:p>
    <w:p w:rsidR="0CB98F8F" w:rsidP="5DB37F8C" w:rsidRDefault="0CB98F8F" w14:paraId="6479B887" w14:textId="3B86D077">
      <w:pPr>
        <w:pStyle w:val="Normal"/>
      </w:pPr>
      <w:r w:rsidR="0CB98F8F">
        <w:rPr/>
        <w:t xml:space="preserve">static void __exit </w:t>
      </w:r>
      <w:proofErr w:type="spellStart"/>
      <w:r w:rsidR="0CB98F8F">
        <w:rPr/>
        <w:t>hellowolrd_exit</w:t>
      </w:r>
      <w:proofErr w:type="spellEnd"/>
      <w:r w:rsidR="0CB98F8F">
        <w:rPr/>
        <w:t>(void) {</w:t>
      </w:r>
      <w:r>
        <w:br/>
      </w:r>
      <w:r w:rsidR="0CB98F8F">
        <w:rPr/>
        <w:t xml:space="preserve">    </w:t>
      </w:r>
      <w:proofErr w:type="spellStart"/>
      <w:r w:rsidR="0CB98F8F">
        <w:rPr/>
        <w:t>printk</w:t>
      </w:r>
      <w:proofErr w:type="spellEnd"/>
      <w:r w:rsidR="0CB98F8F">
        <w:rPr/>
        <w:t>("</w:t>
      </w:r>
      <w:proofErr w:type="spellStart"/>
      <w:r w:rsidR="0CB98F8F">
        <w:rPr/>
        <w:t>depmod</w:t>
      </w:r>
      <w:proofErr w:type="spellEnd"/>
      <w:r w:rsidR="0CB98F8F">
        <w:rPr/>
        <w:t xml:space="preserve"> End of the world\n");</w:t>
      </w:r>
      <w:r>
        <w:br/>
      </w:r>
      <w:r w:rsidR="0CB98F8F">
        <w:rPr/>
        <w:t>}</w:t>
      </w:r>
    </w:p>
    <w:p w:rsidR="0CB98F8F" w:rsidP="5DB37F8C" w:rsidRDefault="0CB98F8F" w14:paraId="458DF089" w14:textId="437D0C5B">
      <w:pPr>
        <w:pStyle w:val="Normal"/>
      </w:pPr>
      <w:proofErr w:type="spellStart"/>
      <w:r w:rsidR="0CB98F8F">
        <w:rPr/>
        <w:t>module_init</w:t>
      </w:r>
      <w:proofErr w:type="spellEnd"/>
      <w:r w:rsidR="0CB98F8F">
        <w:rPr/>
        <w:t>(</w:t>
      </w:r>
      <w:proofErr w:type="spellStart"/>
      <w:r w:rsidR="0CB98F8F">
        <w:rPr/>
        <w:t>hellowolrd_init</w:t>
      </w:r>
      <w:proofErr w:type="spellEnd"/>
      <w:r w:rsidR="0CB98F8F">
        <w:rPr/>
        <w:t>);</w:t>
      </w:r>
      <w:r>
        <w:br/>
      </w:r>
      <w:proofErr w:type="spellStart"/>
      <w:r w:rsidR="0CB98F8F">
        <w:rPr/>
        <w:t>module_exit</w:t>
      </w:r>
      <w:proofErr w:type="spellEnd"/>
      <w:r w:rsidR="0CB98F8F">
        <w:rPr/>
        <w:t>(</w:t>
      </w:r>
      <w:proofErr w:type="spellStart"/>
      <w:r w:rsidR="0CB98F8F">
        <w:rPr/>
        <w:t>hellowolrd_exit</w:t>
      </w:r>
      <w:proofErr w:type="spellEnd"/>
      <w:r w:rsidR="0CB98F8F">
        <w:rPr/>
        <w:t>);</w:t>
      </w:r>
      <w:r>
        <w:br/>
      </w:r>
      <w:r w:rsidR="0CB98F8F">
        <w:rPr/>
        <w:t>MODULE_</w:t>
      </w:r>
      <w:r w:rsidR="0CB98F8F">
        <w:rPr/>
        <w:t>AUTHOR(</w:t>
      </w:r>
      <w:r w:rsidR="0CB98F8F">
        <w:rPr/>
        <w:t xml:space="preserve">"Sathish </w:t>
      </w:r>
      <w:hyperlink r:id="R710d84dae2774790">
        <w:r w:rsidRPr="5DB37F8C" w:rsidR="0CB98F8F">
          <w:rPr>
            <w:rStyle w:val="Hyperlink"/>
          </w:rPr>
          <w:t>&lt;csathish.micro@gmail.com</w:t>
        </w:r>
      </w:hyperlink>
      <w:r w:rsidR="0CB98F8F">
        <w:rPr/>
        <w:t>&gt;");</w:t>
      </w:r>
      <w:r>
        <w:br/>
      </w:r>
      <w:r w:rsidR="0CB98F8F">
        <w:rPr/>
        <w:t>MODULE_LICENSE("MIT");</w:t>
      </w:r>
    </w:p>
    <w:p w:rsidR="3CDC4641" w:rsidP="5DB37F8C" w:rsidRDefault="3CDC4641" w14:paraId="64ADE3E0" w14:textId="4BECE42D">
      <w:pPr>
        <w:pStyle w:val="Normal"/>
        <w:rPr>
          <w:b w:val="1"/>
          <w:bCs w:val="1"/>
          <w:u w:val="single"/>
        </w:rPr>
      </w:pPr>
      <w:proofErr w:type="spellStart"/>
      <w:r w:rsidRPr="5DB37F8C" w:rsidR="3CDC4641">
        <w:rPr>
          <w:b w:val="1"/>
          <w:bCs w:val="1"/>
          <w:u w:val="single"/>
        </w:rPr>
        <w:t>Char_driver.c</w:t>
      </w:r>
      <w:proofErr w:type="spellEnd"/>
    </w:p>
    <w:p w:rsidR="5A4F6BE9" w:rsidP="5DB37F8C" w:rsidRDefault="5A4F6BE9" w14:paraId="605B3E2C" w14:textId="41D6D395">
      <w:pPr>
        <w:pStyle w:val="Normal"/>
      </w:pPr>
      <w:r w:rsidR="5A4F6BE9">
        <w:rPr/>
        <w:t>#include &lt;</w:t>
      </w:r>
      <w:proofErr w:type="spellStart"/>
      <w:r w:rsidR="5A4F6BE9">
        <w:rPr/>
        <w:t>linux</w:t>
      </w:r>
      <w:proofErr w:type="spellEnd"/>
      <w:r w:rsidR="5A4F6BE9">
        <w:rPr/>
        <w:t>/</w:t>
      </w:r>
      <w:proofErr w:type="spellStart"/>
      <w:r w:rsidR="5A4F6BE9">
        <w:rPr/>
        <w:t>module.h</w:t>
      </w:r>
      <w:proofErr w:type="spellEnd"/>
      <w:r w:rsidR="5A4F6BE9">
        <w:rPr/>
        <w:t>&gt;</w:t>
      </w:r>
      <w:r>
        <w:br/>
      </w:r>
      <w:r w:rsidR="5A4F6BE9">
        <w:rPr/>
        <w:t>#include &lt;</w:t>
      </w:r>
      <w:proofErr w:type="spellStart"/>
      <w:r w:rsidR="5A4F6BE9">
        <w:rPr/>
        <w:t>linux</w:t>
      </w:r>
      <w:proofErr w:type="spellEnd"/>
      <w:r w:rsidR="5A4F6BE9">
        <w:rPr/>
        <w:t>/</w:t>
      </w:r>
      <w:proofErr w:type="spellStart"/>
      <w:r w:rsidR="5A4F6BE9">
        <w:rPr/>
        <w:t>kernel.h</w:t>
      </w:r>
      <w:proofErr w:type="spellEnd"/>
      <w:r w:rsidR="5A4F6BE9">
        <w:rPr/>
        <w:t>&gt;</w:t>
      </w:r>
      <w:r>
        <w:br/>
      </w:r>
      <w:r w:rsidR="5A4F6BE9">
        <w:rPr/>
        <w:t>#include &lt;</w:t>
      </w:r>
      <w:proofErr w:type="spellStart"/>
      <w:r w:rsidR="5A4F6BE9">
        <w:rPr/>
        <w:t>linux</w:t>
      </w:r>
      <w:proofErr w:type="spellEnd"/>
      <w:r w:rsidR="5A4F6BE9">
        <w:rPr/>
        <w:t>/</w:t>
      </w:r>
      <w:proofErr w:type="spellStart"/>
      <w:r w:rsidR="5A4F6BE9">
        <w:rPr/>
        <w:t>version.h</w:t>
      </w:r>
      <w:proofErr w:type="spellEnd"/>
      <w:r w:rsidR="5A4F6BE9">
        <w:rPr/>
        <w:t>&gt;</w:t>
      </w:r>
      <w:r>
        <w:br/>
      </w:r>
      <w:r w:rsidR="5A4F6BE9">
        <w:rPr/>
        <w:t>#include &lt;</w:t>
      </w:r>
      <w:proofErr w:type="spellStart"/>
      <w:r w:rsidR="5A4F6BE9">
        <w:rPr/>
        <w:t>linux</w:t>
      </w:r>
      <w:proofErr w:type="spellEnd"/>
      <w:r w:rsidR="5A4F6BE9">
        <w:rPr/>
        <w:t>/</w:t>
      </w:r>
      <w:proofErr w:type="spellStart"/>
      <w:r w:rsidR="5A4F6BE9">
        <w:rPr/>
        <w:t>fs.h</w:t>
      </w:r>
      <w:proofErr w:type="spellEnd"/>
      <w:r w:rsidR="5A4F6BE9">
        <w:rPr/>
        <w:t>&gt;</w:t>
      </w:r>
      <w:r>
        <w:br/>
      </w:r>
      <w:r w:rsidR="5A4F6BE9">
        <w:rPr/>
        <w:t>#include &lt;</w:t>
      </w:r>
      <w:r w:rsidR="5A4F6BE9">
        <w:rPr/>
        <w:t>linux</w:t>
      </w:r>
      <w:r w:rsidR="5A4F6BE9">
        <w:rPr/>
        <w:t>/</w:t>
      </w:r>
      <w:r w:rsidR="5A4F6BE9">
        <w:rPr/>
        <w:t>cdev.h</w:t>
      </w:r>
      <w:r w:rsidR="5A4F6BE9">
        <w:rPr/>
        <w:t>&gt;</w:t>
      </w:r>
      <w:r w:rsidR="5A4F6BE9">
        <w:rPr/>
        <w:t xml:space="preserve"> </w:t>
      </w:r>
    </w:p>
    <w:p w:rsidR="5A4F6BE9" w:rsidP="5DB37F8C" w:rsidRDefault="5A4F6BE9" w14:paraId="3F33C820" w14:textId="0AEF4ABF">
      <w:pPr>
        <w:pStyle w:val="Normal"/>
      </w:pPr>
      <w:r w:rsidR="5A4F6BE9">
        <w:rPr/>
        <w:t>#define MYMAJOR 110</w:t>
      </w:r>
      <w:r>
        <w:br/>
      </w:r>
      <w:r w:rsidR="5A4F6BE9">
        <w:rPr/>
        <w:t>#define MYMINOR 0</w:t>
      </w:r>
      <w:r>
        <w:br/>
      </w:r>
      <w:r w:rsidR="5A4F6BE9">
        <w:rPr/>
        <w:t>#define DRVNAME "</w:t>
      </w:r>
      <w:proofErr w:type="spellStart"/>
      <w:r w:rsidR="5A4F6BE9">
        <w:rPr/>
        <w:t>bitsilica</w:t>
      </w:r>
      <w:proofErr w:type="spellEnd"/>
      <w:r w:rsidR="5A4F6BE9">
        <w:rPr/>
        <w:t>"</w:t>
      </w:r>
    </w:p>
    <w:p w:rsidR="5A4F6BE9" w:rsidP="5DB37F8C" w:rsidRDefault="5A4F6BE9" w14:paraId="4C1CD09A" w14:textId="2DAE2AEA">
      <w:pPr>
        <w:pStyle w:val="Normal"/>
      </w:pPr>
      <w:r w:rsidR="5A4F6BE9">
        <w:rPr/>
        <w:t xml:space="preserve">static </w:t>
      </w:r>
      <w:proofErr w:type="gramStart"/>
      <w:r w:rsidR="5A4F6BE9">
        <w:rPr/>
        <w:t>struct</w:t>
      </w:r>
      <w:proofErr w:type="gramEnd"/>
      <w:r w:rsidR="5A4F6BE9">
        <w:rPr/>
        <w:t xml:space="preserve"> </w:t>
      </w:r>
      <w:proofErr w:type="spellStart"/>
      <w:r w:rsidR="5A4F6BE9">
        <w:rPr/>
        <w:t>cdev</w:t>
      </w:r>
      <w:proofErr w:type="spellEnd"/>
      <w:r w:rsidR="5A4F6BE9">
        <w:rPr/>
        <w:t xml:space="preserve"> *mycdev;</w:t>
      </w:r>
      <w:r>
        <w:br/>
      </w:r>
      <w:r w:rsidR="5A4F6BE9">
        <w:rPr/>
        <w:t xml:space="preserve">static </w:t>
      </w:r>
      <w:proofErr w:type="spellStart"/>
      <w:r w:rsidR="5A4F6BE9">
        <w:rPr/>
        <w:t>dev_t</w:t>
      </w:r>
      <w:proofErr w:type="spellEnd"/>
      <w:r w:rsidR="5A4F6BE9">
        <w:rPr/>
        <w:t xml:space="preserve">  </w:t>
      </w:r>
      <w:proofErr w:type="spellStart"/>
      <w:r w:rsidR="5A4F6BE9">
        <w:rPr/>
        <w:t>devid</w:t>
      </w:r>
      <w:proofErr w:type="spellEnd"/>
      <w:r w:rsidR="5A4F6BE9">
        <w:rPr/>
        <w:t>;</w:t>
      </w:r>
    </w:p>
    <w:p w:rsidR="5A4F6BE9" w:rsidP="5DB37F8C" w:rsidRDefault="5A4F6BE9" w14:paraId="07501B82" w14:textId="5A318CC4">
      <w:pPr>
        <w:pStyle w:val="Normal"/>
      </w:pPr>
      <w:r w:rsidR="5A4F6BE9">
        <w:rPr/>
        <w:t xml:space="preserve">static int </w:t>
      </w:r>
      <w:proofErr w:type="spellStart"/>
      <w:r w:rsidR="5A4F6BE9">
        <w:rPr/>
        <w:t>mydrv_open</w:t>
      </w:r>
      <w:proofErr w:type="spellEnd"/>
      <w:r w:rsidR="5A4F6BE9">
        <w:rPr/>
        <w:t xml:space="preserve">(struct </w:t>
      </w:r>
      <w:proofErr w:type="spellStart"/>
      <w:r w:rsidR="5A4F6BE9">
        <w:rPr/>
        <w:t>inode</w:t>
      </w:r>
      <w:proofErr w:type="spellEnd"/>
      <w:r w:rsidR="5A4F6BE9">
        <w:rPr/>
        <w:t xml:space="preserve"> *</w:t>
      </w:r>
      <w:proofErr w:type="spellStart"/>
      <w:r w:rsidR="5A4F6BE9">
        <w:rPr/>
        <w:t>inode</w:t>
      </w:r>
      <w:proofErr w:type="spellEnd"/>
      <w:r w:rsidR="5A4F6BE9">
        <w:rPr/>
        <w:t>, struct file *file)</w:t>
      </w:r>
      <w:r>
        <w:br/>
      </w:r>
      <w:r w:rsidR="5A4F6BE9">
        <w:rPr/>
        <w:t>{</w:t>
      </w:r>
      <w:r>
        <w:br/>
      </w:r>
      <w:r>
        <w:tab/>
      </w:r>
      <w:proofErr w:type="spellStart"/>
      <w:r w:rsidR="5A4F6BE9">
        <w:rPr/>
        <w:t>pr_info</w:t>
      </w:r>
      <w:proofErr w:type="spellEnd"/>
      <w:r w:rsidR="5A4F6BE9">
        <w:rPr/>
        <w:t>("Drivers open call invoked\n");</w:t>
      </w:r>
      <w:r>
        <w:br/>
      </w:r>
      <w:r>
        <w:tab/>
      </w:r>
      <w:r w:rsidR="5A4F6BE9">
        <w:rPr/>
        <w:t xml:space="preserve">       return 0;</w:t>
      </w:r>
      <w:r>
        <w:br/>
      </w:r>
      <w:r w:rsidR="5A4F6BE9">
        <w:rPr/>
        <w:t>}</w:t>
      </w:r>
    </w:p>
    <w:p w:rsidR="5A4F6BE9" w:rsidP="5DB37F8C" w:rsidRDefault="5A4F6BE9" w14:paraId="281A538E" w14:textId="54301B5E">
      <w:pPr>
        <w:pStyle w:val="Normal"/>
      </w:pPr>
      <w:r w:rsidR="5A4F6BE9">
        <w:rPr/>
        <w:t xml:space="preserve">static int </w:t>
      </w:r>
      <w:proofErr w:type="spellStart"/>
      <w:r w:rsidR="5A4F6BE9">
        <w:rPr/>
        <w:t>mydrv_close</w:t>
      </w:r>
      <w:proofErr w:type="spellEnd"/>
      <w:r w:rsidR="5A4F6BE9">
        <w:rPr/>
        <w:t xml:space="preserve">(struct </w:t>
      </w:r>
      <w:proofErr w:type="spellStart"/>
      <w:r w:rsidR="5A4F6BE9">
        <w:rPr/>
        <w:t>inode</w:t>
      </w:r>
      <w:proofErr w:type="spellEnd"/>
      <w:r w:rsidR="5A4F6BE9">
        <w:rPr/>
        <w:t xml:space="preserve"> *</w:t>
      </w:r>
      <w:proofErr w:type="spellStart"/>
      <w:r w:rsidR="5A4F6BE9">
        <w:rPr/>
        <w:t>inode</w:t>
      </w:r>
      <w:proofErr w:type="spellEnd"/>
      <w:r w:rsidR="5A4F6BE9">
        <w:rPr/>
        <w:t>, struct file *file)</w:t>
      </w:r>
      <w:r>
        <w:br/>
      </w:r>
      <w:r w:rsidR="5A4F6BE9">
        <w:rPr/>
        <w:t>{</w:t>
      </w:r>
      <w:r>
        <w:br/>
      </w:r>
      <w:r>
        <w:tab/>
      </w:r>
      <w:proofErr w:type="spellStart"/>
      <w:r w:rsidR="5A4F6BE9">
        <w:rPr/>
        <w:t>pr_info</w:t>
      </w:r>
      <w:proofErr w:type="spellEnd"/>
      <w:r w:rsidR="5A4F6BE9">
        <w:rPr/>
        <w:t>("Drivers release call invoked\n");</w:t>
      </w:r>
      <w:r>
        <w:br/>
      </w:r>
      <w:r w:rsidR="546D07A7">
        <w:rPr/>
        <w:t xml:space="preserve">          </w:t>
      </w:r>
      <w:r w:rsidR="5A4F6BE9">
        <w:rPr/>
        <w:t>return 0;</w:t>
      </w:r>
      <w:r>
        <w:br/>
      </w:r>
      <w:r w:rsidR="5A4F6BE9">
        <w:rPr/>
        <w:t>}</w:t>
      </w:r>
    </w:p>
    <w:p w:rsidR="5A4F6BE9" w:rsidP="5DB37F8C" w:rsidRDefault="5A4F6BE9" w14:paraId="66008827" w14:textId="7BB2E1DF">
      <w:pPr>
        <w:pStyle w:val="Normal"/>
      </w:pPr>
      <w:r w:rsidR="5A4F6BE9">
        <w:rPr/>
        <w:t xml:space="preserve">static </w:t>
      </w:r>
      <w:proofErr w:type="spellStart"/>
      <w:r w:rsidR="5A4F6BE9">
        <w:rPr/>
        <w:t>ssize_t</w:t>
      </w:r>
      <w:proofErr w:type="spellEnd"/>
      <w:r w:rsidR="5A4F6BE9">
        <w:rPr/>
        <w:t xml:space="preserve"> </w:t>
      </w:r>
      <w:proofErr w:type="spellStart"/>
      <w:r w:rsidR="5A4F6BE9">
        <w:rPr/>
        <w:t>mydrv_read</w:t>
      </w:r>
      <w:proofErr w:type="spellEnd"/>
      <w:r w:rsidR="5A4F6BE9">
        <w:rPr/>
        <w:t>(struct file *file, char __user *</w:t>
      </w:r>
      <w:proofErr w:type="spellStart"/>
      <w:r w:rsidR="5A4F6BE9">
        <w:rPr/>
        <w:t>ptr</w:t>
      </w:r>
      <w:proofErr w:type="spellEnd"/>
      <w:r w:rsidR="5A4F6BE9">
        <w:rPr/>
        <w:t xml:space="preserve">, </w:t>
      </w:r>
      <w:proofErr w:type="spellStart"/>
      <w:r w:rsidR="5A4F6BE9">
        <w:rPr/>
        <w:t>size_t</w:t>
      </w:r>
      <w:proofErr w:type="spellEnd"/>
      <w:r w:rsidR="5A4F6BE9">
        <w:rPr/>
        <w:t xml:space="preserve"> count, </w:t>
      </w:r>
      <w:proofErr w:type="spellStart"/>
      <w:r w:rsidR="5A4F6BE9">
        <w:rPr/>
        <w:t>loff_t</w:t>
      </w:r>
      <w:proofErr w:type="spellEnd"/>
      <w:r w:rsidR="5A4F6BE9">
        <w:rPr/>
        <w:t xml:space="preserve"> *off)</w:t>
      </w:r>
      <w:r>
        <w:br/>
      </w:r>
      <w:r w:rsidR="5A4F6BE9">
        <w:rPr/>
        <w:t>{</w:t>
      </w:r>
      <w:r>
        <w:br/>
      </w:r>
      <w:r>
        <w:tab/>
      </w:r>
      <w:proofErr w:type="spellStart"/>
      <w:r w:rsidR="5A4F6BE9">
        <w:rPr/>
        <w:t>pr_info</w:t>
      </w:r>
      <w:proofErr w:type="spellEnd"/>
      <w:r w:rsidR="5A4F6BE9">
        <w:rPr/>
        <w:t>("Drivers read invoked");</w:t>
      </w:r>
      <w:r>
        <w:br/>
      </w:r>
      <w:r>
        <w:tab/>
      </w:r>
      <w:r w:rsidR="5A4F6BE9">
        <w:rPr/>
        <w:t>return 0;</w:t>
      </w:r>
      <w:r>
        <w:br/>
      </w:r>
      <w:r w:rsidR="5A4F6BE9">
        <w:rPr/>
        <w:t>}</w:t>
      </w:r>
    </w:p>
    <w:p w:rsidR="5A4F6BE9" w:rsidP="5DB37F8C" w:rsidRDefault="5A4F6BE9" w14:paraId="5D782737" w14:textId="24BFC605">
      <w:pPr>
        <w:pStyle w:val="Normal"/>
      </w:pPr>
      <w:r w:rsidR="5A4F6BE9">
        <w:rPr/>
        <w:t xml:space="preserve">static </w:t>
      </w:r>
      <w:proofErr w:type="spellStart"/>
      <w:r w:rsidR="5A4F6BE9">
        <w:rPr/>
        <w:t>ssize_t</w:t>
      </w:r>
      <w:proofErr w:type="spellEnd"/>
      <w:r w:rsidR="5A4F6BE9">
        <w:rPr/>
        <w:t xml:space="preserve"> </w:t>
      </w:r>
      <w:proofErr w:type="spellStart"/>
      <w:r w:rsidR="5A4F6BE9">
        <w:rPr/>
        <w:t>mydrv_write</w:t>
      </w:r>
      <w:proofErr w:type="spellEnd"/>
      <w:r w:rsidR="5A4F6BE9">
        <w:rPr/>
        <w:t>(struct file *</w:t>
      </w:r>
      <w:proofErr w:type="spellStart"/>
      <w:r w:rsidR="5A4F6BE9">
        <w:rPr/>
        <w:t>file,const</w:t>
      </w:r>
      <w:proofErr w:type="spellEnd"/>
      <w:r w:rsidR="5A4F6BE9">
        <w:rPr/>
        <w:t xml:space="preserve"> char __user *</w:t>
      </w:r>
      <w:proofErr w:type="spellStart"/>
      <w:r w:rsidR="5A4F6BE9">
        <w:rPr/>
        <w:t>ptr,size_t</w:t>
      </w:r>
      <w:proofErr w:type="spellEnd"/>
      <w:r w:rsidR="5A4F6BE9">
        <w:rPr/>
        <w:t xml:space="preserve"> </w:t>
      </w:r>
      <w:proofErr w:type="spellStart"/>
      <w:r w:rsidR="5A4F6BE9">
        <w:rPr/>
        <w:t>count,loff_t</w:t>
      </w:r>
      <w:proofErr w:type="spellEnd"/>
      <w:r w:rsidR="5A4F6BE9">
        <w:rPr/>
        <w:t xml:space="preserve"> *off)</w:t>
      </w:r>
      <w:r>
        <w:br/>
      </w:r>
      <w:r w:rsidR="5A4F6BE9">
        <w:rPr/>
        <w:t>{</w:t>
      </w:r>
      <w:r>
        <w:br/>
      </w:r>
      <w:r w:rsidR="400874E6">
        <w:rPr/>
        <w:t xml:space="preserve"> </w:t>
      </w:r>
      <w:r>
        <w:tab/>
      </w:r>
      <w:proofErr w:type="spellStart"/>
      <w:r w:rsidR="5A4F6BE9">
        <w:rPr/>
        <w:t>pr_info</w:t>
      </w:r>
      <w:proofErr w:type="spellEnd"/>
      <w:r w:rsidR="5A4F6BE9">
        <w:rPr/>
        <w:t>("Drivers write invoked");</w:t>
      </w:r>
      <w:r>
        <w:br/>
      </w:r>
      <w:r w:rsidR="3CBEBDDB">
        <w:rPr/>
        <w:t xml:space="preserve">  </w:t>
      </w:r>
      <w:r>
        <w:tab/>
      </w:r>
      <w:r w:rsidR="5A4F6BE9">
        <w:rPr/>
        <w:t>return 0;</w:t>
      </w:r>
      <w:r>
        <w:br/>
      </w:r>
      <w:r w:rsidR="5A4F6BE9">
        <w:rPr/>
        <w:t>}</w:t>
      </w:r>
      <w:r w:rsidR="5A4F6BE9">
        <w:rPr/>
        <w:t xml:space="preserve"> </w:t>
      </w:r>
    </w:p>
    <w:p w:rsidR="5A4F6BE9" w:rsidP="5DB37F8C" w:rsidRDefault="5A4F6BE9" w14:paraId="68FBB415" w14:textId="221EE91E">
      <w:pPr>
        <w:pStyle w:val="Normal"/>
      </w:pPr>
      <w:r w:rsidR="5A4F6BE9">
        <w:rPr/>
        <w:t xml:space="preserve">static struct </w:t>
      </w:r>
      <w:proofErr w:type="spellStart"/>
      <w:r w:rsidR="5A4F6BE9">
        <w:rPr/>
        <w:t>file_operations</w:t>
      </w:r>
      <w:proofErr w:type="spellEnd"/>
      <w:r w:rsidR="5A4F6BE9">
        <w:rPr/>
        <w:t xml:space="preserve"> </w:t>
      </w:r>
      <w:proofErr w:type="spellStart"/>
      <w:r w:rsidR="5A4F6BE9">
        <w:rPr/>
        <w:t>mydrv_ops</w:t>
      </w:r>
      <w:proofErr w:type="spellEnd"/>
      <w:r w:rsidR="5A4F6BE9">
        <w:rPr/>
        <w:t xml:space="preserve"> = {</w:t>
      </w:r>
      <w:r>
        <w:br/>
      </w:r>
      <w:r w:rsidR="7846C3B3">
        <w:rPr/>
        <w:t xml:space="preserve">   </w:t>
      </w:r>
      <w:proofErr w:type="gramStart"/>
      <w:r w:rsidR="5A4F6BE9">
        <w:rPr/>
        <w:t>.owner</w:t>
      </w:r>
      <w:proofErr w:type="gramEnd"/>
      <w:r w:rsidR="5A4F6BE9">
        <w:rPr/>
        <w:t xml:space="preserve"> = THIS_MODULE,</w:t>
      </w:r>
      <w:r>
        <w:br/>
      </w:r>
      <w:r w:rsidR="16C8A2D4">
        <w:rPr/>
        <w:t xml:space="preserve">   </w:t>
      </w:r>
      <w:proofErr w:type="gramStart"/>
      <w:r w:rsidR="5A4F6BE9">
        <w:rPr/>
        <w:t>.read</w:t>
      </w:r>
      <w:proofErr w:type="gramEnd"/>
      <w:r w:rsidR="5A4F6BE9">
        <w:rPr/>
        <w:t xml:space="preserve"> = </w:t>
      </w:r>
      <w:proofErr w:type="spellStart"/>
      <w:r w:rsidR="5A4F6BE9">
        <w:rPr/>
        <w:t>mydrv_read</w:t>
      </w:r>
      <w:proofErr w:type="spellEnd"/>
      <w:r w:rsidR="5A4F6BE9">
        <w:rPr/>
        <w:t>,</w:t>
      </w:r>
      <w:r>
        <w:br/>
      </w:r>
      <w:r w:rsidR="6365417B">
        <w:rPr/>
        <w:t xml:space="preserve">   </w:t>
      </w:r>
      <w:proofErr w:type="gramStart"/>
      <w:r w:rsidR="5A4F6BE9">
        <w:rPr/>
        <w:t>.write</w:t>
      </w:r>
      <w:proofErr w:type="gramEnd"/>
      <w:r w:rsidR="5A4F6BE9">
        <w:rPr/>
        <w:t xml:space="preserve"> = </w:t>
      </w:r>
      <w:proofErr w:type="spellStart"/>
      <w:r w:rsidR="5A4F6BE9">
        <w:rPr/>
        <w:t>mydrv_write</w:t>
      </w:r>
      <w:proofErr w:type="spellEnd"/>
      <w:r w:rsidR="5A4F6BE9">
        <w:rPr/>
        <w:t>,</w:t>
      </w:r>
      <w:r>
        <w:br/>
      </w:r>
      <w:r w:rsidR="61F57121">
        <w:rPr/>
        <w:t xml:space="preserve">   </w:t>
      </w:r>
      <w:proofErr w:type="gramStart"/>
      <w:r w:rsidR="5A4F6BE9">
        <w:rPr/>
        <w:t>.open</w:t>
      </w:r>
      <w:proofErr w:type="gramEnd"/>
      <w:r w:rsidR="5A4F6BE9">
        <w:rPr/>
        <w:t xml:space="preserve"> = </w:t>
      </w:r>
      <w:r w:rsidR="5A4F6BE9">
        <w:rPr/>
        <w:t>mydrv_open</w:t>
      </w:r>
      <w:r w:rsidR="5A4F6BE9">
        <w:rPr/>
        <w:t>,</w:t>
      </w:r>
      <w:r>
        <w:br/>
      </w:r>
      <w:r w:rsidR="6EC560BC">
        <w:rPr/>
        <w:t xml:space="preserve">   </w:t>
      </w:r>
      <w:r w:rsidR="5A4F6BE9">
        <w:rPr/>
        <w:t>.release = mydrv_close,</w:t>
      </w:r>
      <w:r>
        <w:br/>
      </w:r>
      <w:r w:rsidR="5A4F6BE9">
        <w:rPr/>
        <w:t>};</w:t>
      </w:r>
    </w:p>
    <w:p w:rsidR="5A4F6BE9" w:rsidP="5DB37F8C" w:rsidRDefault="5A4F6BE9" w14:paraId="3FC6C2C5" w14:textId="7E2D6247">
      <w:pPr>
        <w:pStyle w:val="Normal"/>
        <w:jc w:val="both"/>
      </w:pPr>
      <w:r w:rsidR="5A4F6BE9">
        <w:rPr/>
        <w:t>static int __</w:t>
      </w:r>
      <w:proofErr w:type="spellStart"/>
      <w:r w:rsidR="5A4F6BE9">
        <w:rPr/>
        <w:t>init</w:t>
      </w:r>
      <w:proofErr w:type="spellEnd"/>
      <w:r w:rsidR="5A4F6BE9">
        <w:rPr/>
        <w:t xml:space="preserve">  </w:t>
      </w:r>
      <w:proofErr w:type="spellStart"/>
      <w:r w:rsidR="5A4F6BE9">
        <w:rPr/>
        <w:t>drv_init</w:t>
      </w:r>
      <w:proofErr w:type="spellEnd"/>
      <w:r w:rsidR="5A4F6BE9">
        <w:rPr/>
        <w:t>(void)</w:t>
      </w:r>
      <w:r>
        <w:br/>
      </w:r>
      <w:r w:rsidR="5A4F6BE9">
        <w:rPr/>
        <w:t>{</w:t>
      </w:r>
      <w:r>
        <w:br/>
      </w:r>
      <w:r>
        <w:tab/>
      </w:r>
      <w:r>
        <w:tab/>
      </w:r>
      <w:r w:rsidR="5A4F6BE9">
        <w:rPr/>
        <w:t>int ret;</w:t>
      </w:r>
      <w:r>
        <w:br/>
      </w:r>
      <w:r>
        <w:tab/>
      </w:r>
      <w:r>
        <w:tab/>
      </w:r>
      <w:r w:rsidR="5A4F6BE9">
        <w:rPr/>
        <w:t>/*step 1: Reserve major and minor no's */</w:t>
      </w:r>
      <w:r>
        <w:br/>
      </w:r>
      <w:r>
        <w:tab/>
      </w:r>
      <w:r>
        <w:tab/>
      </w:r>
      <w:proofErr w:type="spellStart"/>
      <w:r w:rsidR="5A4F6BE9">
        <w:rPr/>
        <w:t>devid</w:t>
      </w:r>
      <w:proofErr w:type="spellEnd"/>
      <w:r w:rsidR="5A4F6BE9">
        <w:rPr/>
        <w:t xml:space="preserve"> = MKDEV(MYMAJOR, MYMINOR);</w:t>
      </w:r>
      <w:r>
        <w:br/>
      </w:r>
      <w:r w:rsidR="5A4F6BE9">
        <w:rPr/>
        <w:t xml:space="preserve">        </w:t>
      </w:r>
      <w:r>
        <w:tab/>
      </w:r>
      <w:r w:rsidR="32C95D0C">
        <w:rPr/>
        <w:t xml:space="preserve">           </w:t>
      </w:r>
      <w:r w:rsidR="5A4F6BE9">
        <w:rPr/>
        <w:t xml:space="preserve">ret = </w:t>
      </w:r>
      <w:proofErr w:type="spellStart"/>
      <w:r w:rsidR="5A4F6BE9">
        <w:rPr/>
        <w:t>register_chrdev_region</w:t>
      </w:r>
      <w:proofErr w:type="spellEnd"/>
      <w:r w:rsidR="5A4F6BE9">
        <w:rPr/>
        <w:t>(</w:t>
      </w:r>
      <w:proofErr w:type="spellStart"/>
      <w:r w:rsidR="5A4F6BE9">
        <w:rPr/>
        <w:t>devid</w:t>
      </w:r>
      <w:proofErr w:type="spellEnd"/>
      <w:r w:rsidR="5A4F6BE9">
        <w:rPr/>
        <w:t>, 1, DRVNAME);</w:t>
      </w:r>
    </w:p>
    <w:p w:rsidR="5A4F6BE9" w:rsidP="4AAEDFEA" w:rsidRDefault="5A4F6BE9" w14:paraId="3A257FDB" w14:textId="0EE9BCDD">
      <w:pPr>
        <w:pStyle w:val="Normal"/>
        <w:ind w:firstLine="720"/>
        <w:jc w:val="both"/>
      </w:pPr>
      <w:r w:rsidR="4AE860C5">
        <w:rPr/>
        <w:t xml:space="preserve"> </w:t>
      </w:r>
      <w:r w:rsidR="5A4F6BE9">
        <w:rPr/>
        <w:t xml:space="preserve">/*step 2: register driver with </w:t>
      </w:r>
      <w:proofErr w:type="spellStart"/>
      <w:r w:rsidR="5A4F6BE9">
        <w:rPr/>
        <w:t>vfs</w:t>
      </w:r>
      <w:proofErr w:type="spellEnd"/>
      <w:r w:rsidR="5A4F6BE9">
        <w:rPr/>
        <w:t xml:space="preserve"> */</w:t>
      </w:r>
      <w:r>
        <w:br/>
      </w:r>
      <w:r w:rsidR="7B72F258">
        <w:rPr/>
        <w:t xml:space="preserve"> </w:t>
      </w:r>
      <w:r>
        <w:tab/>
      </w:r>
      <w:r>
        <w:tab/>
      </w:r>
      <w:proofErr w:type="spellStart"/>
      <w:r w:rsidR="5A4F6BE9">
        <w:rPr/>
        <w:t>mycdev</w:t>
      </w:r>
      <w:proofErr w:type="spellEnd"/>
      <w:r w:rsidR="5A4F6BE9">
        <w:rPr/>
        <w:t xml:space="preserve"> = </w:t>
      </w:r>
      <w:proofErr w:type="spellStart"/>
      <w:r w:rsidR="5A4F6BE9">
        <w:rPr/>
        <w:t>cdev_alloc</w:t>
      </w:r>
      <w:proofErr w:type="spellEnd"/>
      <w:r w:rsidR="5A4F6BE9">
        <w:rPr/>
        <w:t>();</w:t>
      </w:r>
      <w:r>
        <w:br/>
      </w:r>
      <w:r w:rsidR="4B6DE166">
        <w:rPr/>
        <w:t xml:space="preserve"> </w:t>
      </w:r>
      <w:r>
        <w:tab/>
      </w:r>
      <w:r>
        <w:tab/>
      </w:r>
      <w:r w:rsidR="4B6DE166">
        <w:rPr/>
        <w:t xml:space="preserve">     </w:t>
      </w:r>
      <w:r w:rsidR="7871AC59">
        <w:rPr/>
        <w:t xml:space="preserve"> </w:t>
      </w:r>
      <w:r w:rsidR="4B6DE166">
        <w:rPr/>
        <w:t xml:space="preserve"> </w:t>
      </w:r>
      <w:proofErr w:type="spellStart"/>
      <w:r w:rsidR="5A4F6BE9">
        <w:rPr/>
        <w:t>cdev_init</w:t>
      </w:r>
      <w:proofErr w:type="spellEnd"/>
      <w:r w:rsidR="5A4F6BE9">
        <w:rPr/>
        <w:t>(</w:t>
      </w:r>
      <w:proofErr w:type="spellStart"/>
      <w:r w:rsidR="5A4F6BE9">
        <w:rPr/>
        <w:t>mycdev</w:t>
      </w:r>
      <w:proofErr w:type="spellEnd"/>
      <w:r w:rsidR="5A4F6BE9">
        <w:rPr/>
        <w:t>, &amp;</w:t>
      </w:r>
      <w:proofErr w:type="spellStart"/>
      <w:r w:rsidR="5A4F6BE9">
        <w:rPr/>
        <w:t>mydrv_ops</w:t>
      </w:r>
      <w:proofErr w:type="spellEnd"/>
      <w:r w:rsidR="5A4F6BE9">
        <w:rPr/>
        <w:t>);</w:t>
      </w:r>
      <w:r>
        <w:br/>
      </w:r>
      <w:r w:rsidR="7AE1CA4F">
        <w:rPr/>
        <w:t xml:space="preserve"> </w:t>
      </w:r>
      <w:r>
        <w:tab/>
      </w:r>
      <w:r>
        <w:tab/>
      </w:r>
      <w:r w:rsidR="7AE1CA4F">
        <w:rPr/>
        <w:t xml:space="preserve">     </w:t>
      </w:r>
      <w:r w:rsidR="6DDE67EC">
        <w:rPr/>
        <w:t xml:space="preserve"> </w:t>
      </w:r>
      <w:r w:rsidR="5A4F6BE9">
        <w:rPr/>
        <w:t xml:space="preserve">cdev_add( </w:t>
      </w:r>
      <w:proofErr w:type="spellStart"/>
      <w:r w:rsidR="5A4F6BE9">
        <w:rPr/>
        <w:t>mycdev</w:t>
      </w:r>
      <w:proofErr w:type="spellEnd"/>
      <w:r w:rsidR="5A4F6BE9">
        <w:rPr/>
        <w:t xml:space="preserve">, </w:t>
      </w:r>
      <w:proofErr w:type="spellStart"/>
      <w:r w:rsidR="5A4F6BE9">
        <w:rPr/>
        <w:t>devid</w:t>
      </w:r>
      <w:proofErr w:type="spellEnd"/>
      <w:r w:rsidR="5A4F6BE9">
        <w:rPr/>
        <w:t>, 1);</w:t>
      </w:r>
      <w:r>
        <w:tab/>
      </w:r>
    </w:p>
    <w:p w:rsidR="5A4F6BE9" w:rsidP="5DB37F8C" w:rsidRDefault="5A4F6BE9" w14:paraId="7401F16C" w14:textId="5F49A824">
      <w:pPr>
        <w:pStyle w:val="Normal"/>
        <w:jc w:val="both"/>
      </w:pPr>
      <w:r w:rsidR="5A4F6BE9">
        <w:rPr/>
        <w:t>return 0;</w:t>
      </w:r>
      <w:r>
        <w:br/>
      </w:r>
      <w:r w:rsidR="5A4F6BE9">
        <w:rPr/>
        <w:t>}</w:t>
      </w:r>
    </w:p>
    <w:p w:rsidR="5A4F6BE9" w:rsidP="5DB37F8C" w:rsidRDefault="5A4F6BE9" w14:paraId="5ABFC43F" w14:textId="206E17C0">
      <w:pPr>
        <w:pStyle w:val="Normal"/>
      </w:pPr>
      <w:r w:rsidR="5A4F6BE9">
        <w:rPr/>
        <w:t xml:space="preserve"> </w:t>
      </w:r>
      <w:r w:rsidR="5A4F6BE9">
        <w:rPr/>
        <w:t xml:space="preserve">static  void __exit  </w:t>
      </w:r>
      <w:proofErr w:type="spellStart"/>
      <w:r w:rsidR="5A4F6BE9">
        <w:rPr/>
        <w:t>drv_exit</w:t>
      </w:r>
      <w:proofErr w:type="spellEnd"/>
      <w:r w:rsidR="5A4F6BE9">
        <w:rPr/>
        <w:t>(void)</w:t>
      </w:r>
      <w:r>
        <w:br/>
      </w:r>
      <w:r w:rsidR="5A4F6BE9">
        <w:rPr/>
        <w:t>{</w:t>
      </w:r>
      <w:r>
        <w:br/>
      </w:r>
      <w:r>
        <w:tab/>
      </w:r>
      <w:proofErr w:type="spellStart"/>
      <w:r w:rsidR="5A4F6BE9">
        <w:rPr/>
        <w:t>unregister_chrdev_region</w:t>
      </w:r>
      <w:proofErr w:type="spellEnd"/>
      <w:r w:rsidR="5A4F6BE9">
        <w:rPr/>
        <w:t>(</w:t>
      </w:r>
      <w:proofErr w:type="spellStart"/>
      <w:r w:rsidR="5A4F6BE9">
        <w:rPr/>
        <w:t>devid</w:t>
      </w:r>
      <w:proofErr w:type="spellEnd"/>
      <w:r w:rsidR="5A4F6BE9">
        <w:rPr/>
        <w:t>, 1);</w:t>
      </w:r>
      <w:r>
        <w:br/>
      </w:r>
      <w:r w:rsidR="0E228363">
        <w:rPr/>
        <w:t xml:space="preserve">            </w:t>
      </w:r>
      <w:proofErr w:type="spellStart"/>
      <w:r w:rsidR="5A4F6BE9">
        <w:rPr/>
        <w:t>cdev_del</w:t>
      </w:r>
      <w:proofErr w:type="spellEnd"/>
      <w:r w:rsidR="5A4F6BE9">
        <w:rPr/>
        <w:t>(</w:t>
      </w:r>
      <w:proofErr w:type="spellStart"/>
      <w:r w:rsidR="5A4F6BE9">
        <w:rPr/>
        <w:t>mycdev</w:t>
      </w:r>
      <w:proofErr w:type="spellEnd"/>
      <w:r w:rsidR="5A4F6BE9">
        <w:rPr/>
        <w:t>);</w:t>
      </w:r>
      <w:r>
        <w:br/>
      </w:r>
      <w:r w:rsidR="5A4F6BE9">
        <w:rPr/>
        <w:t>}</w:t>
      </w:r>
    </w:p>
    <w:p w:rsidR="5A4F6BE9" w:rsidP="5DB37F8C" w:rsidRDefault="5A4F6BE9" w14:paraId="6493A466" w14:textId="79871C7E">
      <w:pPr>
        <w:pStyle w:val="Normal"/>
      </w:pPr>
      <w:proofErr w:type="spellStart"/>
      <w:r w:rsidR="5A4F6BE9">
        <w:rPr/>
        <w:t>module_init</w:t>
      </w:r>
      <w:proofErr w:type="spellEnd"/>
      <w:r w:rsidR="5A4F6BE9">
        <w:rPr/>
        <w:t>(</w:t>
      </w:r>
      <w:proofErr w:type="spellStart"/>
      <w:r w:rsidR="5A4F6BE9">
        <w:rPr/>
        <w:t>drv_init</w:t>
      </w:r>
      <w:proofErr w:type="spellEnd"/>
      <w:r w:rsidR="5A4F6BE9">
        <w:rPr/>
        <w:t>);</w:t>
      </w:r>
      <w:r>
        <w:br/>
      </w:r>
      <w:proofErr w:type="spellStart"/>
      <w:r w:rsidR="5A4F6BE9">
        <w:rPr/>
        <w:t>module_exit</w:t>
      </w:r>
      <w:proofErr w:type="spellEnd"/>
      <w:r w:rsidR="5A4F6BE9">
        <w:rPr/>
        <w:t>(</w:t>
      </w:r>
      <w:proofErr w:type="spellStart"/>
      <w:r w:rsidR="5A4F6BE9">
        <w:rPr/>
        <w:t>drv_exit</w:t>
      </w:r>
      <w:proofErr w:type="spellEnd"/>
      <w:r w:rsidR="5A4F6BE9">
        <w:rPr/>
        <w:t>);</w:t>
      </w:r>
      <w:r>
        <w:br/>
      </w:r>
      <w:r w:rsidR="5A4F6BE9">
        <w:rPr/>
        <w:t>MODULE_</w:t>
      </w:r>
      <w:proofErr w:type="gramStart"/>
      <w:r w:rsidR="5A4F6BE9">
        <w:rPr/>
        <w:t>AUTHOR(</w:t>
      </w:r>
      <w:proofErr w:type="gramEnd"/>
      <w:r w:rsidR="5A4F6BE9">
        <w:rPr/>
        <w:t>"Sathish Reddy ");</w:t>
      </w:r>
      <w:r>
        <w:br/>
      </w:r>
      <w:r w:rsidR="5A4F6BE9">
        <w:rPr/>
        <w:t>MODULE_</w:t>
      </w:r>
      <w:proofErr w:type="gramStart"/>
      <w:r w:rsidR="5A4F6BE9">
        <w:rPr/>
        <w:t>DESCRIPTION(</w:t>
      </w:r>
      <w:proofErr w:type="gramEnd"/>
      <w:r w:rsidR="5A4F6BE9">
        <w:rPr/>
        <w:t>"Basic Char driver");</w:t>
      </w:r>
      <w:r>
        <w:br/>
      </w:r>
      <w:r w:rsidR="5A4F6BE9">
        <w:rPr/>
        <w:t>MODULE_LICENSE("GPL");</w:t>
      </w:r>
    </w:p>
    <w:p w:rsidR="4660D230" w:rsidP="5DB37F8C" w:rsidRDefault="4660D230" w14:paraId="554AFD3E" w14:textId="3BAF49BE">
      <w:pPr>
        <w:pStyle w:val="Normal"/>
        <w:rPr>
          <w:b w:val="1"/>
          <w:bCs w:val="1"/>
          <w:u w:val="single"/>
        </w:rPr>
      </w:pPr>
      <w:proofErr w:type="spellStart"/>
      <w:r w:rsidRPr="5DB37F8C" w:rsidR="4660D230">
        <w:rPr>
          <w:b w:val="1"/>
          <w:bCs w:val="1"/>
          <w:u w:val="single"/>
        </w:rPr>
        <w:t>Makefile</w:t>
      </w:r>
      <w:proofErr w:type="spellEnd"/>
    </w:p>
    <w:p w:rsidR="3E453A15" w:rsidP="5DB37F8C" w:rsidRDefault="3E453A15" w14:paraId="2F1EA7C5" w14:textId="4F8CB394">
      <w:pPr>
        <w:pStyle w:val="Normal"/>
        <w:rPr>
          <w:b w:val="0"/>
          <w:bCs w:val="0"/>
          <w:u w:val="none"/>
        </w:rPr>
      </w:pPr>
      <w:proofErr w:type="spellStart"/>
      <w:r w:rsidR="3E453A15">
        <w:rPr>
          <w:b w:val="0"/>
          <w:bCs w:val="0"/>
          <w:u w:val="none"/>
        </w:rPr>
        <w:t>obj</w:t>
      </w:r>
      <w:proofErr w:type="spellEnd"/>
      <w:r w:rsidR="3E453A15">
        <w:rPr>
          <w:b w:val="0"/>
          <w:bCs w:val="0"/>
          <w:u w:val="none"/>
        </w:rPr>
        <w:t>-</w:t>
      </w:r>
      <w:proofErr w:type="gramStart"/>
      <w:r w:rsidR="3E453A15">
        <w:rPr>
          <w:b w:val="0"/>
          <w:bCs w:val="0"/>
          <w:u w:val="none"/>
        </w:rPr>
        <w:t>m :</w:t>
      </w:r>
      <w:proofErr w:type="gramEnd"/>
      <w:r w:rsidR="3E453A15">
        <w:rPr>
          <w:b w:val="0"/>
          <w:bCs w:val="0"/>
          <w:u w:val="none"/>
        </w:rPr>
        <w:t xml:space="preserve">=  </w:t>
      </w:r>
      <w:proofErr w:type="spellStart"/>
      <w:r w:rsidR="3E453A15">
        <w:rPr>
          <w:b w:val="0"/>
          <w:bCs w:val="0"/>
          <w:u w:val="none"/>
        </w:rPr>
        <w:t>mod_param.o</w:t>
      </w:r>
      <w:proofErr w:type="spellEnd"/>
      <w:r w:rsidR="3E453A15">
        <w:rPr>
          <w:b w:val="0"/>
          <w:bCs w:val="0"/>
          <w:u w:val="none"/>
        </w:rPr>
        <w:t xml:space="preserve"> </w:t>
      </w:r>
    </w:p>
    <w:p w:rsidR="3E453A15" w:rsidP="5DB37F8C" w:rsidRDefault="3E453A15" w14:paraId="4CF6014E" w14:textId="2AB0A680">
      <w:pPr>
        <w:pStyle w:val="Normal"/>
        <w:rPr>
          <w:b w:val="0"/>
          <w:bCs w:val="0"/>
          <w:u w:val="none"/>
        </w:rPr>
      </w:pPr>
      <w:r w:rsidR="3E453A15">
        <w:rPr>
          <w:b w:val="0"/>
          <w:bCs w:val="0"/>
          <w:u w:val="none"/>
        </w:rPr>
        <w:t>KERNELDIR ?</w:t>
      </w:r>
      <w:r w:rsidR="3E453A15">
        <w:rPr>
          <w:b w:val="0"/>
          <w:bCs w:val="0"/>
          <w:u w:val="none"/>
        </w:rPr>
        <w:t xml:space="preserve">= /lib/modules/$(shell </w:t>
      </w:r>
      <w:proofErr w:type="spellStart"/>
      <w:r w:rsidR="3E453A15">
        <w:rPr>
          <w:b w:val="0"/>
          <w:bCs w:val="0"/>
          <w:u w:val="none"/>
        </w:rPr>
        <w:t>uname</w:t>
      </w:r>
      <w:proofErr w:type="spellEnd"/>
      <w:r w:rsidR="3E453A15">
        <w:rPr>
          <w:b w:val="0"/>
          <w:bCs w:val="0"/>
          <w:u w:val="none"/>
        </w:rPr>
        <w:t xml:space="preserve"> -r)/build</w:t>
      </w:r>
    </w:p>
    <w:p w:rsidR="3E453A15" w:rsidP="5DB37F8C" w:rsidRDefault="3E453A15" w14:paraId="7B3DF103" w14:textId="17065F44">
      <w:pPr>
        <w:pStyle w:val="Normal"/>
      </w:pPr>
      <w:r w:rsidR="3E453A15">
        <w:rPr>
          <w:b w:val="0"/>
          <w:bCs w:val="0"/>
          <w:u w:val="none"/>
        </w:rPr>
        <w:t>all default: modules</w:t>
      </w:r>
    </w:p>
    <w:p w:rsidR="3E453A15" w:rsidP="5DB37F8C" w:rsidRDefault="3E453A15" w14:paraId="2891EE40" w14:textId="49EA3468">
      <w:pPr>
        <w:pStyle w:val="Normal"/>
      </w:pPr>
      <w:r w:rsidR="3E453A15">
        <w:rPr>
          <w:b w:val="0"/>
          <w:bCs w:val="0"/>
          <w:u w:val="none"/>
        </w:rPr>
        <w:t>install: modules_install</w:t>
      </w:r>
    </w:p>
    <w:p w:rsidR="3E453A15" w:rsidP="5DB37F8C" w:rsidRDefault="3E453A15" w14:paraId="66DEF54C" w14:textId="7E86C6F5">
      <w:pPr>
        <w:pStyle w:val="Normal"/>
        <w:rPr>
          <w:del w:author="Upputuri Somanadh" w:date="2023-02-17T06:54:46.361Z" w:id="242337100"/>
        </w:rPr>
      </w:pPr>
      <w:r w:rsidR="3E453A15">
        <w:rPr>
          <w:b w:val="0"/>
          <w:bCs w:val="0"/>
          <w:u w:val="none"/>
        </w:rPr>
        <w:t xml:space="preserve">modules </w:t>
      </w:r>
      <w:proofErr w:type="spellStart"/>
      <w:r w:rsidR="3E453A15">
        <w:rPr>
          <w:b w:val="0"/>
          <w:bCs w:val="0"/>
          <w:u w:val="none"/>
        </w:rPr>
        <w:t>modules_install</w:t>
      </w:r>
      <w:proofErr w:type="spellEnd"/>
      <w:r w:rsidR="3E453A15">
        <w:rPr>
          <w:b w:val="0"/>
          <w:bCs w:val="0"/>
          <w:u w:val="none"/>
        </w:rPr>
        <w:t xml:space="preserve"> help clean:</w:t>
      </w:r>
    </w:p>
    <w:p w:rsidR="3E453A15" w:rsidP="4977B09F" w:rsidRDefault="3E453A15" w14:paraId="2BBB5362" w14:textId="43EA8CE5">
      <w:pPr>
        <w:pStyle w:val="Normal"/>
        <w:rPr>
          <w:b w:val="0"/>
          <w:bCs w:val="0"/>
          <w:u w:val="none"/>
        </w:rPr>
      </w:pPr>
      <w:r w:rsidR="3E453A15">
        <w:rPr>
          <w:b w:val="0"/>
          <w:bCs w:val="0"/>
          <w:u w:val="none"/>
        </w:rPr>
        <w:t xml:space="preserve">$(MAKE) -C $(KERNELDIR) M=$(shell </w:t>
      </w:r>
      <w:proofErr w:type="spellStart"/>
      <w:r w:rsidR="3E453A15">
        <w:rPr>
          <w:b w:val="0"/>
          <w:bCs w:val="0"/>
          <w:u w:val="none"/>
        </w:rPr>
        <w:t>pwd</w:t>
      </w:r>
      <w:proofErr w:type="spellEnd"/>
      <w:r w:rsidR="3E453A15">
        <w:rPr>
          <w:b w:val="0"/>
          <w:bCs w:val="0"/>
          <w:u w:val="none"/>
        </w:rPr>
        <w:t>) $</w:t>
      </w:r>
      <w:r w:rsidR="667DBD1E">
        <w:rPr>
          <w:b w:val="0"/>
          <w:bCs w:val="0"/>
          <w:u w:val="none"/>
        </w:rPr>
        <w:t>@</w:t>
      </w:r>
    </w:p>
    <w:p w:rsidR="4977B09F" w:rsidP="4977B09F" w:rsidRDefault="4977B09F" w14:paraId="76EB60B7" w14:textId="0B5E1AC7">
      <w:pPr>
        <w:pStyle w:val="Normal"/>
        <w:rPr>
          <w:b w:val="0"/>
          <w:bCs w:val="0"/>
          <w:u w:val="none"/>
        </w:rPr>
      </w:pPr>
    </w:p>
    <w:p w:rsidR="4977B09F" w:rsidRDefault="4977B09F" w14:paraId="30C9F32E" w14:textId="4459D3D3">
      <w:r>
        <w:br w:type="page"/>
      </w:r>
    </w:p>
    <w:p w:rsidR="4E1D39EC" w:rsidP="4977B09F" w:rsidRDefault="4E1D39EC" w14:paraId="098C8C71" w14:textId="004CA2B4">
      <w:pPr>
        <w:rPr>
          <w:b w:val="1"/>
          <w:bCs w:val="1"/>
          <w:color w:val="FF0000"/>
          <w:sz w:val="56"/>
          <w:szCs w:val="56"/>
        </w:rPr>
      </w:pPr>
      <w:r w:rsidRPr="4977B09F" w:rsidR="4E1D39EC">
        <w:rPr>
          <w:b w:val="1"/>
          <w:bCs w:val="1"/>
          <w:color w:val="FF0000"/>
          <w:sz w:val="52"/>
          <w:szCs w:val="52"/>
        </w:rPr>
        <w:t>Day – 5</w:t>
      </w:r>
    </w:p>
    <w:p w:rsidR="4E1D39EC" w:rsidP="4977B09F" w:rsidRDefault="4E1D39EC" w14:paraId="52936074" w14:textId="6F401B47">
      <w:pPr>
        <w:pStyle w:val="Normal"/>
        <w:rPr>
          <w:b w:val="0"/>
          <w:bCs w:val="0"/>
          <w:u w:val="none"/>
        </w:rPr>
      </w:pPr>
      <w:r w:rsidR="4E1D39EC">
        <w:rPr>
          <w:b w:val="0"/>
          <w:bCs w:val="0"/>
          <w:u w:val="none"/>
        </w:rPr>
        <w:t>User application program to access Device through Device File.</w:t>
      </w:r>
    </w:p>
    <w:p w:rsidR="6F4EF975" w:rsidP="4977B09F" w:rsidRDefault="6F4EF975" w14:paraId="4DDFC52E" w14:textId="3BFA17AA">
      <w:pPr>
        <w:pStyle w:val="Normal"/>
        <w:rPr>
          <w:b w:val="0"/>
          <w:bCs w:val="0"/>
          <w:u w:val="none"/>
        </w:rPr>
      </w:pPr>
      <w:r w:rsidR="6F4EF975">
        <w:rPr>
          <w:b w:val="0"/>
          <w:bCs w:val="0"/>
          <w:u w:val="none"/>
        </w:rPr>
        <w:t>#include &lt;</w:t>
      </w:r>
      <w:proofErr w:type="spellStart"/>
      <w:r w:rsidR="6F4EF975">
        <w:rPr>
          <w:b w:val="0"/>
          <w:bCs w:val="0"/>
          <w:u w:val="none"/>
        </w:rPr>
        <w:t>stdio.h</w:t>
      </w:r>
      <w:proofErr w:type="spellEnd"/>
      <w:r w:rsidR="6F4EF975">
        <w:rPr>
          <w:b w:val="0"/>
          <w:bCs w:val="0"/>
          <w:u w:val="none"/>
        </w:rPr>
        <w:t>&gt;</w:t>
      </w:r>
      <w:r>
        <w:br/>
      </w:r>
      <w:r w:rsidR="6F4EF975">
        <w:rPr>
          <w:b w:val="0"/>
          <w:bCs w:val="0"/>
          <w:u w:val="none"/>
        </w:rPr>
        <w:t>#include &lt;</w:t>
      </w:r>
      <w:proofErr w:type="spellStart"/>
      <w:r w:rsidR="6F4EF975">
        <w:rPr>
          <w:b w:val="0"/>
          <w:bCs w:val="0"/>
          <w:u w:val="none"/>
        </w:rPr>
        <w:t>unistd.h</w:t>
      </w:r>
      <w:proofErr w:type="spellEnd"/>
      <w:r w:rsidR="6F4EF975">
        <w:rPr>
          <w:b w:val="0"/>
          <w:bCs w:val="0"/>
          <w:u w:val="none"/>
        </w:rPr>
        <w:t>&gt;</w:t>
      </w:r>
      <w:r>
        <w:br/>
      </w:r>
      <w:r w:rsidR="6F4EF975">
        <w:rPr>
          <w:b w:val="0"/>
          <w:bCs w:val="0"/>
          <w:u w:val="none"/>
        </w:rPr>
        <w:t>#include &lt;</w:t>
      </w:r>
      <w:proofErr w:type="spellStart"/>
      <w:r w:rsidR="6F4EF975">
        <w:rPr>
          <w:b w:val="0"/>
          <w:bCs w:val="0"/>
          <w:u w:val="none"/>
        </w:rPr>
        <w:t>fcntl.h</w:t>
      </w:r>
      <w:proofErr w:type="spellEnd"/>
      <w:r w:rsidR="6F4EF975">
        <w:rPr>
          <w:b w:val="0"/>
          <w:bCs w:val="0"/>
          <w:u w:val="none"/>
        </w:rPr>
        <w:t>&gt;</w:t>
      </w:r>
      <w:r>
        <w:br/>
      </w:r>
      <w:r w:rsidR="6F4EF975">
        <w:rPr>
          <w:b w:val="0"/>
          <w:bCs w:val="0"/>
          <w:u w:val="none"/>
        </w:rPr>
        <w:t>#include &lt;string.h&gt;</w:t>
      </w:r>
      <w:r>
        <w:br/>
      </w:r>
      <w:r w:rsidR="6F4EF975">
        <w:rPr>
          <w:b w:val="0"/>
          <w:bCs w:val="0"/>
          <w:u w:val="none"/>
        </w:rPr>
        <w:t>#include &lt;</w:t>
      </w:r>
      <w:proofErr w:type="spellStart"/>
      <w:r w:rsidR="6F4EF975">
        <w:rPr>
          <w:b w:val="0"/>
          <w:bCs w:val="0"/>
          <w:u w:val="none"/>
        </w:rPr>
        <w:t>stdlib.h</w:t>
      </w:r>
      <w:proofErr w:type="spellEnd"/>
      <w:r w:rsidR="6F4EF975">
        <w:rPr>
          <w:b w:val="0"/>
          <w:bCs w:val="0"/>
          <w:u w:val="none"/>
        </w:rPr>
        <w:t>&gt;</w:t>
      </w:r>
      <w:r>
        <w:br/>
      </w:r>
      <w:r w:rsidR="6F4EF975">
        <w:rPr>
          <w:b w:val="0"/>
          <w:bCs w:val="0"/>
          <w:u w:val="none"/>
        </w:rPr>
        <w:t>#include &lt;sys/</w:t>
      </w:r>
      <w:proofErr w:type="spellStart"/>
      <w:r w:rsidR="6F4EF975">
        <w:rPr>
          <w:b w:val="0"/>
          <w:bCs w:val="0"/>
          <w:u w:val="none"/>
        </w:rPr>
        <w:t>types.h</w:t>
      </w:r>
      <w:proofErr w:type="spellEnd"/>
      <w:r w:rsidR="6F4EF975">
        <w:rPr>
          <w:b w:val="0"/>
          <w:bCs w:val="0"/>
          <w:u w:val="none"/>
        </w:rPr>
        <w:t>&gt;</w:t>
      </w:r>
      <w:r>
        <w:br/>
      </w:r>
      <w:r w:rsidR="6F4EF975">
        <w:rPr>
          <w:b w:val="0"/>
          <w:bCs w:val="0"/>
          <w:u w:val="none"/>
        </w:rPr>
        <w:t>#include &lt;</w:t>
      </w:r>
      <w:proofErr w:type="spellStart"/>
      <w:r w:rsidR="6F4EF975">
        <w:rPr>
          <w:b w:val="0"/>
          <w:bCs w:val="0"/>
          <w:u w:val="none"/>
        </w:rPr>
        <w:t>errno.h</w:t>
      </w:r>
      <w:proofErr w:type="spellEnd"/>
      <w:r w:rsidR="6F4EF975">
        <w:rPr>
          <w:b w:val="0"/>
          <w:bCs w:val="0"/>
          <w:u w:val="none"/>
        </w:rPr>
        <w:t>&gt;</w:t>
      </w:r>
    </w:p>
    <w:p w:rsidR="6F4EF975" w:rsidP="4977B09F" w:rsidRDefault="6F4EF975" w14:paraId="7E063297" w14:textId="29DC4022">
      <w:pPr>
        <w:pStyle w:val="Normal"/>
      </w:pPr>
      <w:r w:rsidR="6F4EF975">
        <w:rPr>
          <w:b w:val="0"/>
          <w:bCs w:val="0"/>
          <w:u w:val="none"/>
        </w:rPr>
        <w:t>int main()</w:t>
      </w:r>
      <w:r>
        <w:br/>
      </w:r>
      <w:r w:rsidR="6F4EF975">
        <w:rPr>
          <w:b w:val="0"/>
          <w:bCs w:val="0"/>
          <w:u w:val="none"/>
        </w:rPr>
        <w:t>{</w:t>
      </w:r>
      <w:r>
        <w:br/>
      </w:r>
      <w:r>
        <w:tab/>
      </w:r>
      <w:r w:rsidR="6F4EF975">
        <w:rPr>
          <w:b w:val="0"/>
          <w:bCs w:val="0"/>
          <w:u w:val="none"/>
        </w:rPr>
        <w:t xml:space="preserve">int </w:t>
      </w:r>
      <w:proofErr w:type="spellStart"/>
      <w:r w:rsidR="6F4EF975">
        <w:rPr>
          <w:b w:val="0"/>
          <w:bCs w:val="0"/>
          <w:u w:val="none"/>
        </w:rPr>
        <w:t>fd</w:t>
      </w:r>
      <w:proofErr w:type="spellEnd"/>
      <w:r w:rsidR="6F4EF975">
        <w:rPr>
          <w:b w:val="0"/>
          <w:bCs w:val="0"/>
          <w:u w:val="none"/>
        </w:rPr>
        <w:t xml:space="preserve">, </w:t>
      </w:r>
      <w:proofErr w:type="spellStart"/>
      <w:r w:rsidR="6F4EF975">
        <w:rPr>
          <w:b w:val="0"/>
          <w:bCs w:val="0"/>
          <w:u w:val="none"/>
        </w:rPr>
        <w:t>i</w:t>
      </w:r>
      <w:proofErr w:type="spellEnd"/>
      <w:r w:rsidR="6F4EF975">
        <w:rPr>
          <w:b w:val="0"/>
          <w:bCs w:val="0"/>
          <w:u w:val="none"/>
        </w:rPr>
        <w:t>;</w:t>
      </w:r>
      <w:r>
        <w:br/>
      </w:r>
      <w:r>
        <w:tab/>
      </w:r>
      <w:r w:rsidR="6F4EF975">
        <w:rPr>
          <w:b w:val="0"/>
          <w:bCs w:val="0"/>
          <w:u w:val="none"/>
        </w:rPr>
        <w:t xml:space="preserve">          </w:t>
      </w:r>
      <w:proofErr w:type="spellStart"/>
      <w:r w:rsidR="6F4EF975">
        <w:rPr>
          <w:b w:val="0"/>
          <w:bCs w:val="0"/>
          <w:u w:val="none"/>
        </w:rPr>
        <w:t>ssize_t</w:t>
      </w:r>
      <w:proofErr w:type="spellEnd"/>
      <w:r w:rsidR="6F4EF975">
        <w:rPr>
          <w:b w:val="0"/>
          <w:bCs w:val="0"/>
          <w:u w:val="none"/>
        </w:rPr>
        <w:t xml:space="preserve"> ret;</w:t>
      </w:r>
      <w:r>
        <w:br/>
      </w:r>
      <w:r w:rsidR="6F4EF975">
        <w:rPr>
          <w:b w:val="0"/>
          <w:bCs w:val="0"/>
          <w:u w:val="none"/>
        </w:rPr>
        <w:t xml:space="preserve">           char </w:t>
      </w:r>
      <w:proofErr w:type="spellStart"/>
      <w:r w:rsidR="6F4EF975">
        <w:rPr>
          <w:b w:val="0"/>
          <w:bCs w:val="0"/>
          <w:u w:val="none"/>
        </w:rPr>
        <w:t>my_buf</w:t>
      </w:r>
      <w:proofErr w:type="spellEnd"/>
      <w:r w:rsidR="6F4EF975">
        <w:rPr>
          <w:b w:val="0"/>
          <w:bCs w:val="0"/>
          <w:u w:val="none"/>
        </w:rPr>
        <w:t>[</w:t>
      </w:r>
      <w:proofErr w:type="gramStart"/>
      <w:r w:rsidR="6F4EF975">
        <w:rPr>
          <w:b w:val="0"/>
          <w:bCs w:val="0"/>
          <w:u w:val="none"/>
        </w:rPr>
        <w:t>12]=</w:t>
      </w:r>
      <w:proofErr w:type="gramEnd"/>
      <w:r w:rsidR="6F4EF975">
        <w:rPr>
          <w:b w:val="0"/>
          <w:bCs w:val="0"/>
          <w:u w:val="none"/>
        </w:rPr>
        <w:t>"Hello world";</w:t>
      </w:r>
    </w:p>
    <w:p w:rsidR="6F4EF975" w:rsidP="4977B09F" w:rsidRDefault="6F4EF975" w14:paraId="3B62F7E4" w14:textId="2FDE6C5D">
      <w:pPr>
        <w:pStyle w:val="Normal"/>
        <w:ind w:firstLine="0"/>
      </w:pPr>
      <w:r w:rsidR="6F4EF975">
        <w:rPr>
          <w:b w:val="0"/>
          <w:bCs w:val="0"/>
          <w:u w:val="none"/>
        </w:rPr>
        <w:t xml:space="preserve">           fd = open( "/dev/testdev_csr", O_RDWR );</w:t>
      </w:r>
    </w:p>
    <w:p w:rsidR="6F4EF975" w:rsidP="4977B09F" w:rsidRDefault="6F4EF975" w14:paraId="21A6AC4B" w14:textId="3BC0E993">
      <w:pPr>
        <w:pStyle w:val="Normal"/>
      </w:pPr>
      <w:r w:rsidR="350B91A9">
        <w:rPr>
          <w:b w:val="0"/>
          <w:bCs w:val="0"/>
          <w:u w:val="none"/>
        </w:rPr>
        <w:t xml:space="preserve">           </w:t>
      </w:r>
      <w:r w:rsidR="6F4EF975">
        <w:rPr>
          <w:b w:val="0"/>
          <w:bCs w:val="0"/>
          <w:u w:val="none"/>
        </w:rPr>
        <w:t>if(fd &lt; 0) {</w:t>
      </w:r>
    </w:p>
    <w:p w:rsidR="6F4EF975" w:rsidP="4AAEDFEA" w:rsidRDefault="6F4EF975" w14:paraId="63A7C5FE" w14:textId="6A66AB53">
      <w:pPr>
        <w:pStyle w:val="Normal"/>
        <w:ind w:left="720" w:firstLine="720"/>
      </w:pPr>
      <w:proofErr w:type="spellStart"/>
      <w:r w:rsidR="6F4EF975">
        <w:rPr>
          <w:b w:val="0"/>
          <w:bCs w:val="0"/>
          <w:u w:val="none"/>
        </w:rPr>
        <w:t>printf</w:t>
      </w:r>
      <w:proofErr w:type="spellEnd"/>
      <w:r w:rsidR="6F4EF975">
        <w:rPr>
          <w:b w:val="0"/>
          <w:bCs w:val="0"/>
          <w:u w:val="none"/>
        </w:rPr>
        <w:t>("failed acquiring file descriptor return status %d\n",</w:t>
      </w:r>
      <w:proofErr w:type="spellStart"/>
      <w:r w:rsidR="6F4EF975">
        <w:rPr>
          <w:b w:val="0"/>
          <w:bCs w:val="0"/>
          <w:u w:val="none"/>
        </w:rPr>
        <w:t>fd</w:t>
      </w:r>
      <w:proofErr w:type="spellEnd"/>
      <w:r w:rsidR="6F4EF975">
        <w:rPr>
          <w:b w:val="0"/>
          <w:bCs w:val="0"/>
          <w:u w:val="none"/>
        </w:rPr>
        <w:t>);</w:t>
      </w:r>
      <w:r>
        <w:br/>
      </w:r>
      <w:r w:rsidR="6F4EF975">
        <w:rPr>
          <w:b w:val="0"/>
          <w:bCs w:val="0"/>
          <w:u w:val="none"/>
        </w:rPr>
        <w:t xml:space="preserve">                             return </w:t>
      </w:r>
      <w:r w:rsidR="6F4EF975">
        <w:rPr>
          <w:b w:val="0"/>
          <w:bCs w:val="0"/>
          <w:u w:val="none"/>
        </w:rPr>
        <w:t>fd</w:t>
      </w:r>
      <w:r w:rsidR="6F4EF975">
        <w:rPr>
          <w:b w:val="0"/>
          <w:bCs w:val="0"/>
          <w:u w:val="none"/>
        </w:rPr>
        <w:t>;</w:t>
      </w:r>
      <w:r>
        <w:br/>
      </w:r>
      <w:r w:rsidR="6F4EF975">
        <w:rPr>
          <w:b w:val="0"/>
          <w:bCs w:val="0"/>
          <w:u w:val="none"/>
        </w:rPr>
        <w:t>}</w:t>
      </w:r>
    </w:p>
    <w:p w:rsidR="6F4EF975" w:rsidP="4977B09F" w:rsidRDefault="6F4EF975" w14:paraId="4651816A" w14:textId="35ADCC4C">
      <w:pPr>
        <w:pStyle w:val="Normal"/>
      </w:pPr>
      <w:r w:rsidR="6F4EF975">
        <w:rPr>
          <w:b w:val="0"/>
          <w:bCs w:val="0"/>
          <w:u w:val="none"/>
        </w:rPr>
        <w:t>/* write the contents of my buffer into the device */</w:t>
      </w:r>
    </w:p>
    <w:p w:rsidR="6F4EF975" w:rsidP="4AAEDFEA" w:rsidRDefault="6F4EF975" w14:paraId="5135ADEE" w14:textId="51EF30B1">
      <w:pPr>
        <w:pStyle w:val="Normal"/>
        <w:ind w:firstLine="720"/>
      </w:pPr>
      <w:r w:rsidR="6F4EF975">
        <w:rPr>
          <w:b w:val="0"/>
          <w:bCs w:val="0"/>
          <w:u w:val="none"/>
        </w:rPr>
        <w:t xml:space="preserve">ret = write( </w:t>
      </w:r>
      <w:proofErr w:type="spellStart"/>
      <w:r w:rsidR="6F4EF975">
        <w:rPr>
          <w:b w:val="0"/>
          <w:bCs w:val="0"/>
          <w:u w:val="none"/>
        </w:rPr>
        <w:t>fd</w:t>
      </w:r>
      <w:proofErr w:type="spellEnd"/>
      <w:r w:rsidR="6F4EF975">
        <w:rPr>
          <w:b w:val="0"/>
          <w:bCs w:val="0"/>
          <w:u w:val="none"/>
        </w:rPr>
        <w:t xml:space="preserve">, </w:t>
      </w:r>
      <w:proofErr w:type="spellStart"/>
      <w:r w:rsidR="6F4EF975">
        <w:rPr>
          <w:b w:val="0"/>
          <w:bCs w:val="0"/>
          <w:u w:val="none"/>
        </w:rPr>
        <w:t>my_buf</w:t>
      </w:r>
      <w:proofErr w:type="spellEnd"/>
      <w:r w:rsidR="6F4EF975">
        <w:rPr>
          <w:b w:val="0"/>
          <w:bCs w:val="0"/>
          <w:u w:val="none"/>
        </w:rPr>
        <w:t xml:space="preserve">, </w:t>
      </w:r>
      <w:proofErr w:type="gramStart"/>
      <w:r w:rsidR="6F4EF975">
        <w:rPr>
          <w:b w:val="0"/>
          <w:bCs w:val="0"/>
          <w:u w:val="none"/>
        </w:rPr>
        <w:t>12 )</w:t>
      </w:r>
      <w:proofErr w:type="gramEnd"/>
      <w:r w:rsidR="6F4EF975">
        <w:rPr>
          <w:b w:val="0"/>
          <w:bCs w:val="0"/>
          <w:u w:val="none"/>
        </w:rPr>
        <w:t>;</w:t>
      </w:r>
      <w:r>
        <w:br/>
      </w:r>
      <w:r w:rsidR="6F4EF975">
        <w:rPr>
          <w:b w:val="0"/>
          <w:bCs w:val="0"/>
          <w:u w:val="none"/>
        </w:rPr>
        <w:t xml:space="preserve">              </w:t>
      </w:r>
      <w:r w:rsidR="7CCD42DB">
        <w:rPr>
          <w:b w:val="0"/>
          <w:bCs w:val="0"/>
          <w:u w:val="none"/>
        </w:rPr>
        <w:t xml:space="preserve"> </w:t>
      </w:r>
      <w:r w:rsidR="6F4EF975">
        <w:rPr>
          <w:b w:val="0"/>
          <w:bCs w:val="0"/>
          <w:u w:val="none"/>
        </w:rPr>
        <w:t>ret = read(fd,my_buf,3000);</w:t>
      </w:r>
    </w:p>
    <w:p w:rsidR="6F4EF975" w:rsidP="4977B09F" w:rsidRDefault="6F4EF975" w14:paraId="69FDF38A" w14:textId="50908831">
      <w:pPr>
        <w:pStyle w:val="Normal"/>
      </w:pPr>
      <w:r w:rsidR="6F4EF975">
        <w:rPr>
          <w:b w:val="0"/>
          <w:bCs w:val="0"/>
          <w:u w:val="none"/>
        </w:rPr>
        <w:t>if(ret&lt;0)</w:t>
      </w:r>
    </w:p>
    <w:p w:rsidR="6F4EF975" w:rsidP="4977B09F" w:rsidRDefault="6F4EF975" w14:paraId="5E44D3F0" w14:textId="43D79020">
      <w:pPr>
        <w:pStyle w:val="Normal"/>
      </w:pPr>
      <w:r w:rsidR="6F4EF975">
        <w:rPr>
          <w:b w:val="0"/>
          <w:bCs w:val="0"/>
          <w:u w:val="none"/>
        </w:rPr>
        <w:t>printf("read operation failed with return status %d\n",ret);</w:t>
      </w:r>
    </w:p>
    <w:p w:rsidR="6F4EF975" w:rsidP="4977B09F" w:rsidRDefault="6F4EF975" w14:paraId="0611719B" w14:textId="5AE87E51">
      <w:pPr>
        <w:pStyle w:val="Normal"/>
      </w:pPr>
      <w:r w:rsidR="6F4EF975">
        <w:rPr>
          <w:b w:val="0"/>
          <w:bCs w:val="0"/>
          <w:u w:val="none"/>
        </w:rPr>
        <w:t>close(fd);</w:t>
      </w:r>
    </w:p>
    <w:p w:rsidR="6F4EF975" w:rsidP="4977B09F" w:rsidRDefault="6F4EF975" w14:paraId="7BBC1D7C" w14:textId="1B667EA5">
      <w:pPr>
        <w:pStyle w:val="Normal"/>
      </w:pPr>
      <w:r w:rsidR="6F4EF975">
        <w:rPr>
          <w:b w:val="0"/>
          <w:bCs w:val="0"/>
          <w:u w:val="none"/>
        </w:rPr>
        <w:t>}</w:t>
      </w:r>
    </w:p>
    <w:p w:rsidR="6F4EF975" w:rsidP="4977B09F" w:rsidRDefault="6F4EF975" w14:paraId="26BE26B5" w14:textId="6DA4BE80">
      <w:pPr>
        <w:pStyle w:val="Normal"/>
        <w:rPr>
          <w:b w:val="1"/>
          <w:bCs w:val="1"/>
          <w:u w:val="single"/>
        </w:rPr>
      </w:pPr>
      <w:r w:rsidRPr="4977B09F" w:rsidR="6F4EF975">
        <w:rPr>
          <w:b w:val="1"/>
          <w:bCs w:val="1"/>
          <w:u w:val="single"/>
        </w:rPr>
        <w:t>Sir Notes:</w:t>
      </w:r>
    </w:p>
    <w:p w:rsidR="0A0BE981" w:rsidP="4977B09F" w:rsidRDefault="0A0BE981" w14:paraId="0078009B" w14:textId="067C363C">
      <w:pPr>
        <w:pStyle w:val="Normal"/>
        <w:rPr>
          <w:b w:val="0"/>
          <w:bCs w:val="0"/>
          <w:u w:val="single"/>
        </w:rPr>
      </w:pPr>
      <w:r w:rsidRPr="4977B09F" w:rsidR="0A0BE981">
        <w:rPr>
          <w:b w:val="0"/>
          <w:bCs w:val="0"/>
          <w:u w:val="single"/>
        </w:rPr>
        <w:t>Steps to implement char drivers:</w:t>
      </w:r>
    </w:p>
    <w:p w:rsidR="0A0BE981" w:rsidP="4977B09F" w:rsidRDefault="0A0BE981" w14:paraId="322900B4" w14:textId="2DE9C03B">
      <w:pPr>
        <w:pStyle w:val="Normal"/>
      </w:pPr>
      <w:r w:rsidR="0A0BE981">
        <w:rPr>
          <w:b w:val="0"/>
          <w:bCs w:val="0"/>
          <w:u w:val="none"/>
        </w:rPr>
        <w:t xml:space="preserve">1. create device file </w:t>
      </w:r>
    </w:p>
    <w:p w:rsidR="0A0BE981" w:rsidP="4977B09F" w:rsidRDefault="0A0BE981" w14:paraId="6FE339C0" w14:textId="6DD71391">
      <w:pPr>
        <w:pStyle w:val="Normal"/>
      </w:pPr>
      <w:r w:rsidR="0A0BE981">
        <w:rPr>
          <w:b w:val="0"/>
          <w:bCs w:val="0"/>
          <w:u w:val="none"/>
        </w:rPr>
        <w:t xml:space="preserve">2. implement driver operations and register with vfs </w:t>
      </w:r>
    </w:p>
    <w:p w:rsidR="0A0BE981" w:rsidP="4977B09F" w:rsidRDefault="0A0BE981" w14:paraId="2B921F96" w14:textId="7EED85A5">
      <w:pPr>
        <w:pStyle w:val="Normal"/>
      </w:pPr>
      <w:r w:rsidR="0A0BE981">
        <w:rPr>
          <w:b w:val="0"/>
          <w:bCs w:val="0"/>
          <w:u w:val="none"/>
        </w:rPr>
        <w:t xml:space="preserve">3. insert driver using kernel module </w:t>
      </w:r>
    </w:p>
    <w:p w:rsidR="0A0BE981" w:rsidP="4977B09F" w:rsidRDefault="0A0BE981" w14:paraId="7AA96766" w14:textId="6A4804E2">
      <w:pPr>
        <w:pStyle w:val="Normal"/>
      </w:pPr>
      <w:r w:rsidR="0A0BE981">
        <w:rPr>
          <w:b w:val="0"/>
          <w:bCs w:val="0"/>
          <w:u w:val="none"/>
        </w:rPr>
        <w:t>4. write application</w:t>
      </w:r>
    </w:p>
    <w:p w:rsidR="0A0BE981" w:rsidP="4977B09F" w:rsidRDefault="0A0BE981" w14:paraId="64135608" w14:textId="78B1972B">
      <w:pPr>
        <w:pStyle w:val="Normal"/>
      </w:pPr>
      <w:r w:rsidR="0A0BE981">
        <w:rPr>
          <w:b w:val="0"/>
          <w:bCs w:val="0"/>
          <w:u w:val="none"/>
        </w:rPr>
        <w:t xml:space="preserve"> </w:t>
      </w:r>
    </w:p>
    <w:p w:rsidR="0A0BE981" w:rsidP="4977B09F" w:rsidRDefault="0A0BE981" w14:paraId="58178093" w14:textId="3744EB0D">
      <w:pPr>
        <w:pStyle w:val="Normal"/>
      </w:pPr>
      <w:proofErr w:type="spellStart"/>
      <w:r w:rsidR="0A0BE981">
        <w:rPr>
          <w:b w:val="0"/>
          <w:bCs w:val="0"/>
          <w:u w:val="none"/>
        </w:rPr>
        <w:t>mknod</w:t>
      </w:r>
      <w:proofErr w:type="spellEnd"/>
      <w:r w:rsidR="0A0BE981">
        <w:rPr>
          <w:b w:val="0"/>
          <w:bCs w:val="0"/>
          <w:u w:val="none"/>
        </w:rPr>
        <w:t xml:space="preserve"> /dev/</w:t>
      </w:r>
      <w:proofErr w:type="spellStart"/>
      <w:r w:rsidR="0A0BE981">
        <w:rPr>
          <w:b w:val="0"/>
          <w:bCs w:val="0"/>
          <w:u w:val="none"/>
        </w:rPr>
        <w:t>testdev_csr</w:t>
      </w:r>
      <w:proofErr w:type="spellEnd"/>
      <w:r w:rsidR="0A0BE981">
        <w:rPr>
          <w:b w:val="0"/>
          <w:bCs w:val="0"/>
          <w:u w:val="none"/>
        </w:rPr>
        <w:t xml:space="preserve"> c 230 0</w:t>
      </w:r>
    </w:p>
    <w:p w:rsidR="0A0BE981" w:rsidP="4977B09F" w:rsidRDefault="0A0BE981" w14:paraId="7AB6910F" w14:textId="644029A5">
      <w:pPr>
        <w:pStyle w:val="Normal"/>
      </w:pPr>
      <w:proofErr w:type="spellStart"/>
      <w:r w:rsidR="0A0BE981">
        <w:rPr>
          <w:b w:val="0"/>
          <w:bCs w:val="0"/>
          <w:u w:val="none"/>
        </w:rPr>
        <w:t>mknod</w:t>
      </w:r>
      <w:proofErr w:type="spellEnd"/>
      <w:r w:rsidR="0A0BE981">
        <w:rPr>
          <w:b w:val="0"/>
          <w:bCs w:val="0"/>
          <w:u w:val="none"/>
        </w:rPr>
        <w:t xml:space="preserve"> /dev/</w:t>
      </w:r>
      <w:proofErr w:type="spellStart"/>
      <w:r w:rsidR="0A0BE981">
        <w:rPr>
          <w:b w:val="0"/>
          <w:bCs w:val="0"/>
          <w:u w:val="none"/>
        </w:rPr>
        <w:t>bitsilica_testdev</w:t>
      </w:r>
      <w:proofErr w:type="spellEnd"/>
      <w:r w:rsidR="0A0BE981">
        <w:rPr>
          <w:b w:val="0"/>
          <w:bCs w:val="0"/>
          <w:u w:val="none"/>
        </w:rPr>
        <w:t xml:space="preserve"> c 200 0</w:t>
      </w:r>
    </w:p>
    <w:p w:rsidR="0A0BE981" w:rsidP="4977B09F" w:rsidRDefault="0A0BE981" w14:paraId="31686D45" w14:textId="78A86594">
      <w:pPr>
        <w:pStyle w:val="Normal"/>
      </w:pPr>
      <w:r w:rsidR="0A0BE981">
        <w:rPr>
          <w:b w:val="0"/>
          <w:bCs w:val="0"/>
          <w:u w:val="none"/>
        </w:rPr>
        <w:t xml:space="preserve"> </w:t>
      </w:r>
    </w:p>
    <w:p w:rsidR="0A0BE981" w:rsidP="4977B09F" w:rsidRDefault="0A0BE981" w14:paraId="61EA4363" w14:textId="62D92E60">
      <w:pPr>
        <w:pStyle w:val="Normal"/>
        <w:rPr>
          <w:b w:val="1"/>
          <w:bCs w:val="1"/>
          <w:u w:val="none"/>
        </w:rPr>
      </w:pPr>
      <w:r w:rsidRPr="4977B09F" w:rsidR="0A0BE981">
        <w:rPr>
          <w:b w:val="1"/>
          <w:bCs w:val="1"/>
          <w:u w:val="none"/>
        </w:rPr>
        <w:t>File Systems</w:t>
      </w:r>
    </w:p>
    <w:p w:rsidR="0A0BE981" w:rsidP="4977B09F" w:rsidRDefault="0A0BE981" w14:paraId="53A300CD" w14:textId="3326165D">
      <w:pPr>
        <w:pStyle w:val="Normal"/>
      </w:pPr>
      <w:r w:rsidR="0A0BE981">
        <w:rPr>
          <w:b w:val="0"/>
          <w:bCs w:val="0"/>
          <w:u w:val="none"/>
        </w:rPr>
        <w:t>File systems are kernel services which are responsible for managing set of files</w:t>
      </w:r>
    </w:p>
    <w:p w:rsidR="0A0BE981" w:rsidP="4977B09F" w:rsidRDefault="0A0BE981" w14:paraId="4D01A369" w14:textId="3DE698D4">
      <w:pPr>
        <w:pStyle w:val="Normal"/>
      </w:pPr>
      <w:r w:rsidR="0A0BE981">
        <w:rPr>
          <w:b w:val="0"/>
          <w:bCs w:val="0"/>
          <w:u w:val="none"/>
        </w:rPr>
        <w:t xml:space="preserve">File systems are 2  types </w:t>
      </w:r>
    </w:p>
    <w:p w:rsidR="0A0BE981" w:rsidP="4977B09F" w:rsidRDefault="0A0BE981" w14:paraId="3F90F538" w14:textId="66DACDEE">
      <w:pPr>
        <w:pStyle w:val="Normal"/>
      </w:pPr>
      <w:r w:rsidR="0A0BE981">
        <w:rPr>
          <w:b w:val="0"/>
          <w:bCs w:val="0"/>
          <w:u w:val="none"/>
        </w:rPr>
        <w:t>1. Persistance storage file systems</w:t>
      </w:r>
    </w:p>
    <w:p w:rsidR="0A0BE981" w:rsidP="4977B09F" w:rsidRDefault="0A0BE981" w14:paraId="3652B8BC" w14:textId="21DDC158">
      <w:pPr>
        <w:pStyle w:val="Normal"/>
      </w:pPr>
      <w:r w:rsidR="0A0BE981">
        <w:rPr>
          <w:b w:val="0"/>
          <w:bCs w:val="0"/>
          <w:u w:val="none"/>
        </w:rPr>
        <w:t>2. Logical File systems</w:t>
      </w:r>
    </w:p>
    <w:p w:rsidR="0A0BE981" w:rsidP="4977B09F" w:rsidRDefault="0A0BE981" w14:paraId="47E1E61A" w14:textId="3F9B36F4">
      <w:pPr>
        <w:pStyle w:val="Normal"/>
        <w:rPr>
          <w:b w:val="0"/>
          <w:bCs w:val="0"/>
          <w:u w:val="none"/>
        </w:rPr>
      </w:pPr>
      <w:proofErr w:type="spellStart"/>
      <w:r w:rsidR="0A0BE981">
        <w:rPr>
          <w:b w:val="0"/>
          <w:bCs w:val="0"/>
          <w:u w:val="none"/>
        </w:rPr>
        <w:t>Persistance</w:t>
      </w:r>
      <w:proofErr w:type="spellEnd"/>
      <w:r w:rsidR="0A0BE981">
        <w:rPr>
          <w:b w:val="0"/>
          <w:bCs w:val="0"/>
          <w:u w:val="none"/>
        </w:rPr>
        <w:t xml:space="preserve"> file systems: are stored over storage media. </w:t>
      </w:r>
      <w:proofErr w:type="spellStart"/>
      <w:r w:rsidR="0A0BE981">
        <w:rPr>
          <w:b w:val="0"/>
          <w:bCs w:val="0"/>
          <w:u w:val="none"/>
        </w:rPr>
        <w:t>eg</w:t>
      </w:r>
      <w:proofErr w:type="spellEnd"/>
      <w:r w:rsidR="0A0BE981">
        <w:rPr>
          <w:b w:val="0"/>
          <w:bCs w:val="0"/>
          <w:u w:val="none"/>
        </w:rPr>
        <w:t>: ext</w:t>
      </w:r>
      <w:r w:rsidR="0A0BE981">
        <w:rPr>
          <w:b w:val="0"/>
          <w:bCs w:val="0"/>
          <w:u w:val="none"/>
        </w:rPr>
        <w:t>2,etx</w:t>
      </w:r>
      <w:r w:rsidR="0A0BE981">
        <w:rPr>
          <w:b w:val="0"/>
          <w:bCs w:val="0"/>
          <w:u w:val="none"/>
        </w:rPr>
        <w:t>3,FAT</w:t>
      </w:r>
    </w:p>
    <w:p w:rsidR="0A0BE981" w:rsidP="4977B09F" w:rsidRDefault="0A0BE981" w14:paraId="171A646C" w14:textId="2813AB9B">
      <w:pPr>
        <w:pStyle w:val="Normal"/>
      </w:pPr>
      <w:r w:rsidR="0A0BE981">
        <w:rPr>
          <w:b w:val="0"/>
          <w:bCs w:val="0"/>
          <w:u w:val="none"/>
        </w:rPr>
        <w:t xml:space="preserve">Logical file </w:t>
      </w:r>
      <w:r w:rsidR="0A0BE981">
        <w:rPr>
          <w:b w:val="0"/>
          <w:bCs w:val="0"/>
          <w:u w:val="none"/>
        </w:rPr>
        <w:t>systems :</w:t>
      </w:r>
      <w:r w:rsidR="2B7D0A54">
        <w:rPr>
          <w:b w:val="0"/>
          <w:bCs w:val="0"/>
          <w:u w:val="none"/>
        </w:rPr>
        <w:t xml:space="preserve"> </w:t>
      </w:r>
      <w:r w:rsidR="0A0BE981">
        <w:rPr>
          <w:b w:val="0"/>
          <w:bCs w:val="0"/>
          <w:u w:val="none"/>
        </w:rPr>
        <w:t>are</w:t>
      </w:r>
      <w:r w:rsidR="0A0BE981">
        <w:rPr>
          <w:b w:val="0"/>
          <w:bCs w:val="0"/>
          <w:u w:val="none"/>
        </w:rPr>
        <w:t xml:space="preserve"> stored in volatile memory. It carries some information.</w:t>
      </w:r>
    </w:p>
    <w:p w:rsidR="0A0BE981" w:rsidP="4977B09F" w:rsidRDefault="0A0BE981" w14:paraId="0DB9956A" w14:textId="097E60DA">
      <w:pPr>
        <w:pStyle w:val="Normal"/>
      </w:pPr>
      <w:r w:rsidR="0A0BE981">
        <w:rPr>
          <w:b w:val="0"/>
          <w:bCs w:val="0"/>
          <w:u w:val="none"/>
        </w:rPr>
        <w:t>End user cannot interact with these directly</w:t>
      </w:r>
    </w:p>
    <w:p w:rsidR="0A0BE981" w:rsidP="4977B09F" w:rsidRDefault="0A0BE981" w14:paraId="34CF58A0" w14:textId="11A13476">
      <w:pPr>
        <w:pStyle w:val="Normal"/>
        <w:rPr>
          <w:b w:val="0"/>
          <w:bCs w:val="0"/>
          <w:u w:val="none"/>
        </w:rPr>
      </w:pPr>
    </w:p>
    <w:p w:rsidR="0A0BE981" w:rsidP="4977B09F" w:rsidRDefault="0A0BE981" w14:paraId="59E403C0" w14:textId="7337FDA4">
      <w:pPr>
        <w:pStyle w:val="Normal"/>
      </w:pPr>
      <w:r w:rsidR="0A0BE981">
        <w:rPr>
          <w:b w:val="0"/>
          <w:bCs w:val="0"/>
          <w:u w:val="none"/>
        </w:rPr>
        <w:t>cat /proc/filesystems</w:t>
      </w:r>
    </w:p>
    <w:p w:rsidR="0A0BE981" w:rsidP="4977B09F" w:rsidRDefault="0A0BE981" w14:paraId="38DD9673" w14:textId="67A97415">
      <w:pPr>
        <w:pStyle w:val="Normal"/>
      </w:pPr>
      <w:r w:rsidR="0A0BE981">
        <w:rPr>
          <w:b w:val="0"/>
          <w:bCs w:val="0"/>
          <w:u w:val="none"/>
        </w:rPr>
        <w:t xml:space="preserve"> </w:t>
      </w:r>
    </w:p>
    <w:p w:rsidR="0A0BE981" w:rsidP="4977B09F" w:rsidRDefault="0A0BE981" w14:paraId="6EA3D8C9" w14:textId="4CBD2EE3">
      <w:pPr>
        <w:pStyle w:val="Normal"/>
      </w:pPr>
      <w:r w:rsidR="0A0BE981">
        <w:rPr>
          <w:b w:val="0"/>
          <w:bCs w:val="0"/>
          <w:u w:val="none"/>
        </w:rPr>
        <w:t>cd /proc -&gt; shifting the persistanace storage system to logical filesystem</w:t>
      </w:r>
    </w:p>
    <w:p w:rsidR="0A0BE981" w:rsidP="4977B09F" w:rsidRDefault="0A0BE981" w14:paraId="050244C8" w14:textId="34331209">
      <w:pPr>
        <w:pStyle w:val="Normal"/>
      </w:pPr>
      <w:r w:rsidR="0A0BE981">
        <w:rPr>
          <w:b w:val="0"/>
          <w:bCs w:val="0"/>
          <w:u w:val="none"/>
        </w:rPr>
        <w:t xml:space="preserve"> </w:t>
      </w:r>
    </w:p>
    <w:p w:rsidR="0A0BE981" w:rsidP="4977B09F" w:rsidRDefault="0A0BE981" w14:paraId="3AC8F609" w14:textId="23647025">
      <w:pPr>
        <w:pStyle w:val="Normal"/>
      </w:pPr>
      <w:r w:rsidR="0A0BE981">
        <w:rPr>
          <w:b w:val="0"/>
          <w:bCs w:val="0"/>
          <w:u w:val="none"/>
        </w:rPr>
        <w:t>cat /proc/meminfo</w:t>
      </w:r>
    </w:p>
    <w:p w:rsidR="0A0BE981" w:rsidP="4977B09F" w:rsidRDefault="0A0BE981" w14:paraId="330327A2" w14:textId="0DC1ABAA">
      <w:pPr>
        <w:pStyle w:val="Normal"/>
      </w:pPr>
      <w:r w:rsidR="0A0BE981">
        <w:rPr>
          <w:b w:val="0"/>
          <w:bCs w:val="0"/>
          <w:u w:val="none"/>
        </w:rPr>
        <w:t>cat /proc/interrupts</w:t>
      </w:r>
    </w:p>
    <w:p w:rsidR="0A0BE981" w:rsidP="4977B09F" w:rsidRDefault="0A0BE981" w14:paraId="06124665" w14:textId="1B3336E5">
      <w:pPr>
        <w:pStyle w:val="Normal"/>
      </w:pPr>
      <w:r w:rsidR="0A0BE981">
        <w:rPr>
          <w:b w:val="0"/>
          <w:bCs w:val="0"/>
          <w:u w:val="none"/>
        </w:rPr>
        <w:t>cat /proc/cpuinfo</w:t>
      </w:r>
    </w:p>
    <w:p w:rsidR="0A0BE981" w:rsidP="4977B09F" w:rsidRDefault="0A0BE981" w14:paraId="3006AE07" w14:textId="37EA9DB6">
      <w:pPr>
        <w:pStyle w:val="Normal"/>
      </w:pPr>
      <w:r w:rsidR="0A0BE981">
        <w:rPr>
          <w:b w:val="0"/>
          <w:bCs w:val="0"/>
          <w:u w:val="none"/>
        </w:rPr>
        <w:t xml:space="preserve"> </w:t>
      </w:r>
    </w:p>
    <w:p w:rsidR="0A0BE981" w:rsidP="4977B09F" w:rsidRDefault="0A0BE981" w14:paraId="422A5E67" w14:textId="6B510F17">
      <w:pPr>
        <w:pStyle w:val="Normal"/>
      </w:pPr>
      <w:r w:rsidR="0A0BE981">
        <w:rPr>
          <w:b w:val="0"/>
          <w:bCs w:val="0"/>
          <w:u w:val="none"/>
        </w:rPr>
        <w:t>-&gt; demo application</w:t>
      </w:r>
    </w:p>
    <w:p w:rsidR="6BE64790" w:rsidP="4977B09F" w:rsidRDefault="6BE64790" w14:paraId="2A1716DB" w14:textId="1D7B7A05">
      <w:pPr>
        <w:pStyle w:val="Normal"/>
        <w:ind w:left="2880"/>
        <w:rPr>
          <w:b w:val="0"/>
          <w:bCs w:val="0"/>
          <w:u w:val="none"/>
        </w:rPr>
      </w:pPr>
      <w:r w:rsidR="6BE64790">
        <w:rPr>
          <w:b w:val="0"/>
          <w:bCs w:val="0"/>
          <w:u w:val="none"/>
        </w:rPr>
        <w:t>#include&lt;stdio.h&gt;</w:t>
      </w:r>
      <w:r>
        <w:br/>
      </w:r>
      <w:r w:rsidR="6BE64790">
        <w:rPr>
          <w:b w:val="0"/>
          <w:bCs w:val="0"/>
          <w:u w:val="none"/>
        </w:rPr>
        <w:t xml:space="preserve">int </w:t>
      </w:r>
      <w:proofErr w:type="gramStart"/>
      <w:r w:rsidR="6BE64790">
        <w:rPr>
          <w:b w:val="0"/>
          <w:bCs w:val="0"/>
          <w:u w:val="none"/>
        </w:rPr>
        <w:t>main(</w:t>
      </w:r>
      <w:proofErr w:type="gramEnd"/>
      <w:r w:rsidR="6BE64790">
        <w:rPr>
          <w:b w:val="0"/>
          <w:bCs w:val="0"/>
          <w:u w:val="none"/>
        </w:rPr>
        <w:t>)</w:t>
      </w:r>
      <w:r>
        <w:br/>
      </w:r>
      <w:r w:rsidR="6BE64790">
        <w:rPr>
          <w:b w:val="0"/>
          <w:bCs w:val="0"/>
          <w:u w:val="none"/>
        </w:rPr>
        <w:t>{</w:t>
      </w:r>
      <w:r>
        <w:br/>
      </w:r>
      <w:r>
        <w:tab/>
      </w:r>
      <w:r w:rsidR="6BE64790">
        <w:rPr>
          <w:b w:val="0"/>
          <w:bCs w:val="0"/>
          <w:u w:val="none"/>
        </w:rPr>
        <w:t>int a;</w:t>
      </w:r>
      <w:r>
        <w:br/>
      </w:r>
      <w:r>
        <w:tab/>
      </w:r>
      <w:r w:rsidR="2709A102">
        <w:rPr>
          <w:b w:val="0"/>
          <w:bCs w:val="0"/>
          <w:u w:val="none"/>
        </w:rPr>
        <w:t xml:space="preserve">  </w:t>
      </w:r>
      <w:proofErr w:type="spellStart"/>
      <w:r w:rsidR="6BE64790">
        <w:rPr>
          <w:b w:val="0"/>
          <w:bCs w:val="0"/>
          <w:u w:val="none"/>
        </w:rPr>
        <w:t>printf</w:t>
      </w:r>
      <w:proofErr w:type="spellEnd"/>
      <w:r w:rsidR="6BE64790">
        <w:rPr>
          <w:b w:val="0"/>
          <w:bCs w:val="0"/>
          <w:u w:val="none"/>
        </w:rPr>
        <w:t>("Hello world \n");</w:t>
      </w:r>
      <w:r>
        <w:br/>
      </w:r>
      <w:r w:rsidR="6BE64790">
        <w:rPr>
          <w:b w:val="0"/>
          <w:bCs w:val="0"/>
          <w:u w:val="none"/>
        </w:rPr>
        <w:t xml:space="preserve">       </w:t>
      </w:r>
      <w:proofErr w:type="spellStart"/>
      <w:r w:rsidR="6BE64790">
        <w:rPr>
          <w:b w:val="0"/>
          <w:bCs w:val="0"/>
          <w:u w:val="none"/>
        </w:rPr>
        <w:t>printf</w:t>
      </w:r>
      <w:proofErr w:type="spellEnd"/>
      <w:r w:rsidR="6BE64790">
        <w:rPr>
          <w:b w:val="0"/>
          <w:bCs w:val="0"/>
          <w:u w:val="none"/>
        </w:rPr>
        <w:t>("enter number");</w:t>
      </w:r>
      <w:r>
        <w:br/>
      </w:r>
      <w:r w:rsidR="7CD123A9">
        <w:rPr>
          <w:b w:val="0"/>
          <w:bCs w:val="0"/>
          <w:u w:val="none"/>
        </w:rPr>
        <w:t xml:space="preserve">       </w:t>
      </w:r>
      <w:proofErr w:type="spellStart"/>
      <w:r w:rsidR="6BE64790">
        <w:rPr>
          <w:b w:val="0"/>
          <w:bCs w:val="0"/>
          <w:u w:val="none"/>
        </w:rPr>
        <w:t>scanf</w:t>
      </w:r>
      <w:proofErr w:type="spellEnd"/>
      <w:r w:rsidR="6BE64790">
        <w:rPr>
          <w:b w:val="0"/>
          <w:bCs w:val="0"/>
          <w:u w:val="none"/>
        </w:rPr>
        <w:t>("%</w:t>
      </w:r>
      <w:proofErr w:type="spellStart"/>
      <w:r w:rsidR="6BE64790">
        <w:rPr>
          <w:b w:val="0"/>
          <w:bCs w:val="0"/>
          <w:u w:val="none"/>
        </w:rPr>
        <w:t>d",&amp;a</w:t>
      </w:r>
      <w:proofErr w:type="spellEnd"/>
      <w:r w:rsidR="6BE64790">
        <w:rPr>
          <w:b w:val="0"/>
          <w:bCs w:val="0"/>
          <w:u w:val="none"/>
        </w:rPr>
        <w:t>);</w:t>
      </w:r>
      <w:r>
        <w:br/>
      </w:r>
      <w:r>
        <w:tab/>
      </w:r>
      <w:r w:rsidR="04271DB6">
        <w:rPr>
          <w:b w:val="0"/>
          <w:bCs w:val="0"/>
          <w:u w:val="none"/>
        </w:rPr>
        <w:t xml:space="preserve">   </w:t>
      </w:r>
      <w:r w:rsidR="6BE64790">
        <w:rPr>
          <w:b w:val="0"/>
          <w:bCs w:val="0"/>
          <w:u w:val="none"/>
        </w:rPr>
        <w:t>return 0;</w:t>
      </w:r>
      <w:r>
        <w:br/>
      </w:r>
      <w:r w:rsidR="6BE64790">
        <w:rPr>
          <w:b w:val="0"/>
          <w:bCs w:val="0"/>
          <w:u w:val="none"/>
        </w:rPr>
        <w:t>}</w:t>
      </w:r>
      <w:r>
        <w:tab/>
      </w:r>
    </w:p>
    <w:p w:rsidR="0A0BE981" w:rsidP="4977B09F" w:rsidRDefault="0A0BE981" w14:paraId="48391425" w14:textId="7B0C6A2B">
      <w:pPr>
        <w:pStyle w:val="Normal"/>
      </w:pPr>
      <w:r w:rsidR="0A0BE981">
        <w:rPr>
          <w:b w:val="0"/>
          <w:bCs w:val="0"/>
          <w:u w:val="none"/>
        </w:rPr>
        <w:t>ps -Af</w:t>
      </w:r>
    </w:p>
    <w:p w:rsidR="0A0BE981" w:rsidP="4977B09F" w:rsidRDefault="0A0BE981" w14:paraId="51513893" w14:textId="088437CB">
      <w:pPr>
        <w:pStyle w:val="Normal"/>
      </w:pPr>
      <w:r w:rsidR="0A0BE981">
        <w:rPr>
          <w:b w:val="0"/>
          <w:bCs w:val="0"/>
          <w:u w:val="none"/>
        </w:rPr>
        <w:t>/proc/2775</w:t>
      </w:r>
    </w:p>
    <w:p w:rsidR="0A0BE981" w:rsidP="4977B09F" w:rsidRDefault="0A0BE981" w14:paraId="3999DB5B" w14:textId="5835D78F">
      <w:pPr>
        <w:pStyle w:val="Normal"/>
      </w:pPr>
      <w:r w:rsidR="0A0BE981">
        <w:rPr>
          <w:b w:val="0"/>
          <w:bCs w:val="0"/>
          <w:u w:val="none"/>
        </w:rPr>
        <w:t>cd /proc/2775/maps</w:t>
      </w:r>
    </w:p>
    <w:p w:rsidR="0A0BE981" w:rsidP="4977B09F" w:rsidRDefault="0A0BE981" w14:paraId="72DC96C2" w14:textId="05F61AEB">
      <w:pPr>
        <w:pStyle w:val="Normal"/>
      </w:pPr>
      <w:r w:rsidR="0A0BE981">
        <w:rPr>
          <w:b w:val="0"/>
          <w:bCs w:val="0"/>
          <w:u w:val="none"/>
        </w:rPr>
        <w:t>cd /proc/2775/status</w:t>
      </w:r>
    </w:p>
    <w:p w:rsidR="0A0BE981" w:rsidP="4977B09F" w:rsidRDefault="0A0BE981" w14:paraId="39B0CD65" w14:textId="2FEDD1EA">
      <w:pPr>
        <w:pStyle w:val="Normal"/>
      </w:pPr>
      <w:r w:rsidR="0A0BE981">
        <w:rPr>
          <w:b w:val="0"/>
          <w:bCs w:val="0"/>
          <w:u w:val="none"/>
        </w:rPr>
        <w:t xml:space="preserve"> </w:t>
      </w:r>
    </w:p>
    <w:p w:rsidR="0A0BE981" w:rsidP="4977B09F" w:rsidRDefault="0A0BE981" w14:paraId="3CD4FC49" w14:textId="0AFBEA5A">
      <w:pPr>
        <w:pStyle w:val="Normal"/>
        <w:rPr>
          <w:b w:val="1"/>
          <w:bCs w:val="1"/>
          <w:u w:val="none"/>
        </w:rPr>
      </w:pPr>
      <w:proofErr w:type="spellStart"/>
      <w:r w:rsidRPr="4977B09F" w:rsidR="0A0BE981">
        <w:rPr>
          <w:b w:val="1"/>
          <w:bCs w:val="1"/>
          <w:u w:val="none"/>
        </w:rPr>
        <w:t>Persistance</w:t>
      </w:r>
      <w:proofErr w:type="spellEnd"/>
      <w:r w:rsidRPr="4977B09F" w:rsidR="0A0BE981">
        <w:rPr>
          <w:b w:val="1"/>
          <w:bCs w:val="1"/>
          <w:u w:val="none"/>
        </w:rPr>
        <w:t xml:space="preserve"> File Systems:</w:t>
      </w:r>
    </w:p>
    <w:p w:rsidR="0A0BE981" w:rsidP="4977B09F" w:rsidRDefault="0A0BE981" w14:paraId="63360798" w14:textId="5B6648EA">
      <w:pPr>
        <w:pStyle w:val="Normal"/>
      </w:pPr>
      <w:r w:rsidR="0A0BE981">
        <w:rPr>
          <w:b w:val="0"/>
          <w:bCs w:val="0"/>
          <w:u w:val="none"/>
        </w:rPr>
        <w:t xml:space="preserve"> </w:t>
      </w:r>
    </w:p>
    <w:p w:rsidR="0A0BE981" w:rsidP="4977B09F" w:rsidRDefault="0A0BE981" w14:paraId="33BD874F" w14:textId="5CCDA4F5">
      <w:pPr>
        <w:pStyle w:val="Normal"/>
      </w:pPr>
      <w:r w:rsidR="0A0BE981">
        <w:rPr>
          <w:b w:val="0"/>
          <w:bCs w:val="0"/>
          <w:u w:val="none"/>
        </w:rPr>
        <w:t>Format means divide disc into blocks of sectors size</w:t>
      </w:r>
    </w:p>
    <w:p w:rsidR="0A0BE981" w:rsidP="4977B09F" w:rsidRDefault="0A0BE981" w14:paraId="326E4E20" w14:textId="0BCBCE94">
      <w:pPr>
        <w:pStyle w:val="Normal"/>
      </w:pPr>
      <w:r w:rsidR="0A0BE981">
        <w:rPr>
          <w:b w:val="0"/>
          <w:bCs w:val="0"/>
          <w:u w:val="none"/>
        </w:rPr>
        <w:t>Format will reserve few block for kernel services</w:t>
      </w:r>
    </w:p>
    <w:p w:rsidR="0A0BE981" w:rsidP="4977B09F" w:rsidRDefault="0A0BE981" w14:paraId="76BF2394" w14:textId="26EB57AA">
      <w:pPr>
        <w:pStyle w:val="Normal"/>
      </w:pPr>
      <w:r w:rsidR="0A0BE981">
        <w:rPr>
          <w:b w:val="0"/>
          <w:bCs w:val="0"/>
          <w:u w:val="none"/>
        </w:rPr>
        <w:t xml:space="preserve"> </w:t>
      </w:r>
    </w:p>
    <w:p w:rsidR="0A0BE981" w:rsidP="4977B09F" w:rsidRDefault="0A0BE981" w14:paraId="045DC76F" w14:textId="6592FF9C">
      <w:pPr>
        <w:pStyle w:val="Normal"/>
      </w:pPr>
      <w:r w:rsidR="0A0BE981">
        <w:rPr>
          <w:b w:val="0"/>
          <w:bCs w:val="0"/>
          <w:u w:val="none"/>
        </w:rPr>
        <w:t>FS block maintain counter for no of files and storage of file blocks where they are stored</w:t>
      </w:r>
    </w:p>
    <w:p w:rsidR="0A0BE981" w:rsidP="4977B09F" w:rsidRDefault="0A0BE981" w14:paraId="0D57CD2E" w14:textId="46DE56D9">
      <w:pPr>
        <w:pStyle w:val="Normal"/>
      </w:pPr>
      <w:r w:rsidR="0A0BE981">
        <w:rPr>
          <w:b w:val="0"/>
          <w:bCs w:val="0"/>
          <w:u w:val="none"/>
        </w:rPr>
        <w:t xml:space="preserve">superblock stores info aboout storage ,count </w:t>
      </w:r>
    </w:p>
    <w:p w:rsidR="0A0BE981" w:rsidP="4977B09F" w:rsidRDefault="0A0BE981" w14:paraId="067FC1A4" w14:textId="3CE4385A">
      <w:pPr>
        <w:pStyle w:val="Normal"/>
      </w:pPr>
      <w:r w:rsidR="0A0BE981">
        <w:rPr>
          <w:b w:val="0"/>
          <w:bCs w:val="0"/>
          <w:u w:val="none"/>
        </w:rPr>
        <w:t>inode blcok stores details aboout file</w:t>
      </w:r>
    </w:p>
    <w:p w:rsidR="0A0BE981" w:rsidP="4977B09F" w:rsidRDefault="0A0BE981" w14:paraId="32036BB3" w14:textId="5FE19916">
      <w:pPr>
        <w:pStyle w:val="Normal"/>
      </w:pPr>
      <w:r w:rsidR="0A0BE981">
        <w:rPr>
          <w:b w:val="0"/>
          <w:bCs w:val="0"/>
          <w:u w:val="none"/>
        </w:rPr>
        <w:t xml:space="preserve"> </w:t>
      </w:r>
    </w:p>
    <w:p w:rsidR="0A0BE981" w:rsidP="4977B09F" w:rsidRDefault="0A0BE981" w14:paraId="42959673" w14:textId="3211EBA5">
      <w:pPr>
        <w:pStyle w:val="Normal"/>
      </w:pPr>
      <w:r w:rsidR="0A0BE981">
        <w:rPr>
          <w:b w:val="0"/>
          <w:bCs w:val="0"/>
          <w:u w:val="none"/>
        </w:rPr>
        <w:t>When format complete when disc connected to OS its Os actually copies superblock and inode block to its memory</w:t>
      </w:r>
    </w:p>
    <w:p w:rsidR="0A0BE981" w:rsidP="4977B09F" w:rsidRDefault="0A0BE981" w14:paraId="31F34980" w14:textId="3FCE532A">
      <w:pPr>
        <w:pStyle w:val="Normal"/>
      </w:pPr>
      <w:r w:rsidR="0A0BE981">
        <w:rPr>
          <w:b w:val="0"/>
          <w:bCs w:val="0"/>
          <w:u w:val="none"/>
        </w:rPr>
        <w:t xml:space="preserve"> </w:t>
      </w:r>
    </w:p>
    <w:p w:rsidR="0A0BE981" w:rsidP="4977B09F" w:rsidRDefault="0A0BE981" w14:paraId="641816AB" w14:textId="4484A31E">
      <w:pPr>
        <w:pStyle w:val="Normal"/>
      </w:pPr>
      <w:r w:rsidR="0A0BE981">
        <w:rPr>
          <w:b w:val="0"/>
          <w:bCs w:val="0"/>
          <w:u w:val="none"/>
        </w:rPr>
        <w:t>mount -t fat /dev/sda /media</w:t>
      </w:r>
    </w:p>
    <w:p w:rsidR="0A0BE981" w:rsidP="4977B09F" w:rsidRDefault="0A0BE981" w14:paraId="37A249EF" w14:textId="205734CB">
      <w:pPr>
        <w:pStyle w:val="Normal"/>
      </w:pPr>
      <w:r w:rsidR="0A0BE981">
        <w:rPr>
          <w:b w:val="0"/>
          <w:bCs w:val="0"/>
          <w:u w:val="none"/>
        </w:rPr>
        <w:t xml:space="preserve"> </w:t>
      </w:r>
    </w:p>
    <w:p w:rsidR="0A0BE981" w:rsidP="4977B09F" w:rsidRDefault="0A0BE981" w14:paraId="029E6F35" w14:textId="1C618053">
      <w:pPr>
        <w:pStyle w:val="Normal"/>
        <w:rPr>
          <w:b w:val="0"/>
          <w:bCs w:val="0"/>
          <w:u w:val="none"/>
        </w:rPr>
      </w:pPr>
      <w:r w:rsidR="69F0FEB7">
        <w:rPr>
          <w:b w:val="0"/>
          <w:bCs w:val="0"/>
          <w:u w:val="none"/>
        </w:rPr>
        <w:t xml:space="preserve"> </w:t>
      </w:r>
      <w:r w:rsidR="7B3F4D45">
        <w:drawing>
          <wp:inline wp14:editId="1944A9E9" wp14:anchorId="0713CB00">
            <wp:extent cx="6899674" cy="3206371"/>
            <wp:effectExtent l="0" t="0" r="0" b="0"/>
            <wp:docPr id="1178457904" name="" title=""/>
            <wp:cNvGraphicFramePr>
              <a:graphicFrameLocks noChangeAspect="1"/>
            </wp:cNvGraphicFramePr>
            <a:graphic>
              <a:graphicData uri="http://schemas.openxmlformats.org/drawingml/2006/picture">
                <pic:pic>
                  <pic:nvPicPr>
                    <pic:cNvPr id="0" name=""/>
                    <pic:cNvPicPr/>
                  </pic:nvPicPr>
                  <pic:blipFill>
                    <a:blip r:embed="R22066f9f26614f62">
                      <a:extLst xmlns:a="http://schemas.openxmlformats.org/drawingml/2006/main">
                        <a:ext xmlns:a="http://schemas.openxmlformats.org/drawingml/2006/main" uri="{28A0092B-C50C-407E-A947-70E740481C1C}">
                          <a14:useLocalDpi xmlns:a14="http://schemas.microsoft.com/office/drawing/2010/main" val="0"/>
                        </a:ext>
                      </a:extLst>
                    </a:blip>
                    <a:srcRect l="0" t="0" r="0" b="46612"/>
                    <a:stretch>
                      <a:fillRect/>
                    </a:stretch>
                  </pic:blipFill>
                  <pic:spPr>
                    <a:xfrm rot="0" flipH="0" flipV="0">
                      <a:off x="0" y="0"/>
                      <a:ext cx="6899674" cy="3206371"/>
                    </a:xfrm>
                    <a:prstGeom prst="rect">
                      <a:avLst/>
                    </a:prstGeom>
                  </pic:spPr>
                </pic:pic>
              </a:graphicData>
            </a:graphic>
          </wp:inline>
        </w:drawing>
      </w:r>
      <w:r w:rsidR="7DFCE5C2">
        <w:drawing>
          <wp:inline wp14:editId="5F551C45" wp14:anchorId="2704A3D8">
            <wp:extent cx="4572000" cy="3545691"/>
            <wp:effectExtent l="0" t="0" r="0" b="0"/>
            <wp:docPr id="1948438283" name="" title=""/>
            <wp:cNvGraphicFramePr>
              <a:graphicFrameLocks noChangeAspect="1"/>
            </wp:cNvGraphicFramePr>
            <a:graphic>
              <a:graphicData uri="http://schemas.openxmlformats.org/drawingml/2006/picture">
                <pic:pic>
                  <pic:nvPicPr>
                    <pic:cNvPr id="0" name=""/>
                    <pic:cNvPicPr/>
                  </pic:nvPicPr>
                  <pic:blipFill>
                    <a:blip r:embed="R89be5089f6b44fc5">
                      <a:extLst xmlns:a="http://schemas.openxmlformats.org/drawingml/2006/main">
                        <a:ext xmlns:a="http://schemas.openxmlformats.org/drawingml/2006/main" uri="{28A0092B-C50C-407E-A947-70E740481C1C}">
                          <a14:useLocalDpi xmlns:a14="http://schemas.microsoft.com/office/drawing/2010/main" val="0"/>
                        </a:ext>
                      </a:extLst>
                    </a:blip>
                    <a:srcRect l="0" t="0" r="0" b="21796"/>
                    <a:stretch>
                      <a:fillRect/>
                    </a:stretch>
                  </pic:blipFill>
                  <pic:spPr>
                    <a:xfrm rot="0" flipH="0" flipV="0">
                      <a:off x="0" y="0"/>
                      <a:ext cx="4572000" cy="3545691"/>
                    </a:xfrm>
                    <a:prstGeom prst="rect">
                      <a:avLst/>
                    </a:prstGeom>
                  </pic:spPr>
                </pic:pic>
              </a:graphicData>
            </a:graphic>
          </wp:inline>
        </w:drawing>
      </w:r>
    </w:p>
    <w:p w:rsidR="4374F41A" w:rsidP="4977B09F" w:rsidRDefault="4374F41A" w14:paraId="0F1DBDAA" w14:textId="2D4B7FF4">
      <w:pPr>
        <w:pStyle w:val="Normal"/>
      </w:pPr>
      <w:r w:rsidR="4374F41A">
        <w:drawing>
          <wp:inline wp14:editId="75466D51" wp14:anchorId="6003C974">
            <wp:extent cx="4572000" cy="4533900"/>
            <wp:effectExtent l="0" t="0" r="0" b="0"/>
            <wp:docPr id="732632334" name="" title=""/>
            <wp:cNvGraphicFramePr>
              <a:graphicFrameLocks noChangeAspect="1"/>
            </wp:cNvGraphicFramePr>
            <a:graphic>
              <a:graphicData uri="http://schemas.openxmlformats.org/drawingml/2006/picture">
                <pic:pic>
                  <pic:nvPicPr>
                    <pic:cNvPr id="0" name=""/>
                    <pic:cNvPicPr/>
                  </pic:nvPicPr>
                  <pic:blipFill>
                    <a:blip r:embed="Ra039e503036c40db">
                      <a:extLst>
                        <a:ext xmlns:a="http://schemas.openxmlformats.org/drawingml/2006/main" uri="{28A0092B-C50C-407E-A947-70E740481C1C}">
                          <a14:useLocalDpi val="0"/>
                        </a:ext>
                      </a:extLst>
                    </a:blip>
                    <a:stretch>
                      <a:fillRect/>
                    </a:stretch>
                  </pic:blipFill>
                  <pic:spPr>
                    <a:xfrm>
                      <a:off x="0" y="0"/>
                      <a:ext cx="4572000" cy="4533900"/>
                    </a:xfrm>
                    <a:prstGeom prst="rect">
                      <a:avLst/>
                    </a:prstGeom>
                  </pic:spPr>
                </pic:pic>
              </a:graphicData>
            </a:graphic>
          </wp:inline>
        </w:drawing>
      </w:r>
    </w:p>
    <w:p w:rsidR="4374F41A" w:rsidP="4977B09F" w:rsidRDefault="4374F41A" w14:paraId="0BFC8D36" w14:textId="342A78A4">
      <w:pPr>
        <w:pStyle w:val="Normal"/>
        <w:jc w:val="center"/>
        <w:rPr>
          <w:b w:val="1"/>
          <w:bCs w:val="1"/>
          <w:sz w:val="28"/>
          <w:szCs w:val="28"/>
        </w:rPr>
      </w:pPr>
      <w:r w:rsidRPr="4977B09F" w:rsidR="4374F41A">
        <w:rPr>
          <w:b w:val="1"/>
          <w:bCs w:val="1"/>
          <w:sz w:val="28"/>
          <w:szCs w:val="28"/>
          <w:u w:val="single"/>
        </w:rPr>
        <w:t>Programs</w:t>
      </w:r>
    </w:p>
    <w:p w:rsidR="4374F41A" w:rsidP="4977B09F" w:rsidRDefault="4374F41A" w14:paraId="4BE29B3F" w14:textId="04A3E9BA">
      <w:pPr>
        <w:pStyle w:val="Normal"/>
        <w:rPr>
          <w:b w:val="1"/>
          <w:bCs w:val="1"/>
        </w:rPr>
      </w:pPr>
      <w:proofErr w:type="spellStart"/>
      <w:r w:rsidRPr="4977B09F" w:rsidR="4374F41A">
        <w:rPr>
          <w:b w:val="1"/>
          <w:bCs w:val="1"/>
        </w:rPr>
        <w:t>Char_Driver.c</w:t>
      </w:r>
      <w:proofErr w:type="spellEnd"/>
    </w:p>
    <w:p w:rsidR="7C377509" w:rsidP="4977B09F" w:rsidRDefault="7C377509" w14:paraId="041BC1B0" w14:textId="50DC35AF">
      <w:pPr>
        <w:pStyle w:val="Normal"/>
        <w:ind w:left="720"/>
      </w:pPr>
      <w:r w:rsidR="7C377509">
        <w:rPr/>
        <w:t>#include &lt;</w:t>
      </w:r>
      <w:proofErr w:type="spellStart"/>
      <w:r w:rsidR="7C377509">
        <w:rPr/>
        <w:t>linux</w:t>
      </w:r>
      <w:proofErr w:type="spellEnd"/>
      <w:r w:rsidR="7C377509">
        <w:rPr/>
        <w:t>/</w:t>
      </w:r>
      <w:proofErr w:type="spellStart"/>
      <w:r w:rsidR="7C377509">
        <w:rPr/>
        <w:t>module.h</w:t>
      </w:r>
      <w:proofErr w:type="spellEnd"/>
      <w:r w:rsidR="7C377509">
        <w:rPr/>
        <w:t>&gt;</w:t>
      </w:r>
    </w:p>
    <w:p w:rsidR="7C377509" w:rsidP="4977B09F" w:rsidRDefault="7C377509" w14:paraId="7DB4B5A5" w14:textId="5A7EA9E9">
      <w:pPr>
        <w:pStyle w:val="Normal"/>
        <w:ind w:left="720"/>
      </w:pPr>
      <w:r w:rsidR="7C377509">
        <w:rPr/>
        <w:t>#include &lt;</w:t>
      </w:r>
      <w:proofErr w:type="spellStart"/>
      <w:r w:rsidR="7C377509">
        <w:rPr/>
        <w:t>linux</w:t>
      </w:r>
      <w:proofErr w:type="spellEnd"/>
      <w:r w:rsidR="7C377509">
        <w:rPr/>
        <w:t>/</w:t>
      </w:r>
      <w:proofErr w:type="spellStart"/>
      <w:r w:rsidR="7C377509">
        <w:rPr/>
        <w:t>kernel.h</w:t>
      </w:r>
      <w:proofErr w:type="spellEnd"/>
      <w:r w:rsidR="7C377509">
        <w:rPr/>
        <w:t>&gt;</w:t>
      </w:r>
    </w:p>
    <w:p w:rsidR="7C377509" w:rsidP="4977B09F" w:rsidRDefault="7C377509" w14:paraId="3C373FA0" w14:textId="70C82DC6">
      <w:pPr>
        <w:pStyle w:val="Normal"/>
        <w:ind w:left="720"/>
      </w:pPr>
      <w:r w:rsidR="7C377509">
        <w:rPr/>
        <w:t>#include &lt;</w:t>
      </w:r>
      <w:proofErr w:type="spellStart"/>
      <w:r w:rsidR="7C377509">
        <w:rPr/>
        <w:t>linux</w:t>
      </w:r>
      <w:proofErr w:type="spellEnd"/>
      <w:r w:rsidR="7C377509">
        <w:rPr/>
        <w:t>/</w:t>
      </w:r>
      <w:proofErr w:type="spellStart"/>
      <w:r w:rsidR="7C377509">
        <w:rPr/>
        <w:t>version.h</w:t>
      </w:r>
      <w:proofErr w:type="spellEnd"/>
      <w:r w:rsidR="7C377509">
        <w:rPr/>
        <w:t>&gt;</w:t>
      </w:r>
    </w:p>
    <w:p w:rsidR="7C377509" w:rsidP="4977B09F" w:rsidRDefault="7C377509" w14:paraId="655182BC" w14:textId="6D45D386">
      <w:pPr>
        <w:pStyle w:val="Normal"/>
        <w:ind w:left="720"/>
      </w:pPr>
      <w:r w:rsidR="7C377509">
        <w:rPr/>
        <w:t>#include &lt;</w:t>
      </w:r>
      <w:proofErr w:type="spellStart"/>
      <w:r w:rsidR="7C377509">
        <w:rPr/>
        <w:t>linux</w:t>
      </w:r>
      <w:proofErr w:type="spellEnd"/>
      <w:r w:rsidR="7C377509">
        <w:rPr/>
        <w:t>/</w:t>
      </w:r>
      <w:proofErr w:type="spellStart"/>
      <w:r w:rsidR="7C377509">
        <w:rPr/>
        <w:t>fs.h</w:t>
      </w:r>
      <w:proofErr w:type="spellEnd"/>
      <w:r w:rsidR="7C377509">
        <w:rPr/>
        <w:t>&gt;</w:t>
      </w:r>
    </w:p>
    <w:p w:rsidR="7C377509" w:rsidP="4977B09F" w:rsidRDefault="7C377509" w14:paraId="46A4ADBB" w14:textId="5BA8670B">
      <w:pPr>
        <w:pStyle w:val="Normal"/>
        <w:ind w:left="720"/>
      </w:pPr>
      <w:r w:rsidR="7C377509">
        <w:rPr/>
        <w:t>#include &lt;</w:t>
      </w:r>
      <w:proofErr w:type="spellStart"/>
      <w:r w:rsidR="7C377509">
        <w:rPr/>
        <w:t>linux</w:t>
      </w:r>
      <w:proofErr w:type="spellEnd"/>
      <w:r w:rsidR="7C377509">
        <w:rPr/>
        <w:t>/</w:t>
      </w:r>
      <w:proofErr w:type="spellStart"/>
      <w:r w:rsidR="7C377509">
        <w:rPr/>
        <w:t>cdev.h</w:t>
      </w:r>
      <w:proofErr w:type="spellEnd"/>
      <w:r w:rsidR="7C377509">
        <w:rPr/>
        <w:t>&gt;</w:t>
      </w:r>
    </w:p>
    <w:p w:rsidR="7C377509" w:rsidP="4977B09F" w:rsidRDefault="7C377509" w14:paraId="44AAA12E" w14:textId="1F6F79A9">
      <w:pPr>
        <w:pStyle w:val="Normal"/>
        <w:ind w:left="720"/>
      </w:pPr>
      <w:r w:rsidR="7C377509">
        <w:rPr/>
        <w:t xml:space="preserve"> </w:t>
      </w:r>
    </w:p>
    <w:p w:rsidR="7C377509" w:rsidP="4977B09F" w:rsidRDefault="7C377509" w14:paraId="4915A4C6" w14:textId="323898CF">
      <w:pPr>
        <w:pStyle w:val="Normal"/>
        <w:ind w:left="720"/>
      </w:pPr>
      <w:r w:rsidR="7C377509">
        <w:rPr/>
        <w:t>#define MYMAJOR 230</w:t>
      </w:r>
    </w:p>
    <w:p w:rsidR="7C377509" w:rsidP="4977B09F" w:rsidRDefault="7C377509" w14:paraId="77E2ACA8" w14:textId="1700D07F">
      <w:pPr>
        <w:pStyle w:val="Normal"/>
        <w:ind w:left="720"/>
      </w:pPr>
      <w:r w:rsidR="7C377509">
        <w:rPr/>
        <w:t>#define MYMINOR 0</w:t>
      </w:r>
    </w:p>
    <w:p w:rsidR="7C377509" w:rsidP="4977B09F" w:rsidRDefault="7C377509" w14:paraId="497A61E2" w14:textId="3E12EEE0">
      <w:pPr>
        <w:pStyle w:val="Normal"/>
        <w:ind w:left="720"/>
      </w:pPr>
      <w:r w:rsidR="7C377509">
        <w:rPr/>
        <w:t xml:space="preserve"> </w:t>
      </w:r>
    </w:p>
    <w:p w:rsidR="7C377509" w:rsidP="4977B09F" w:rsidRDefault="7C377509" w14:paraId="1E5A30EA" w14:textId="051D2A11">
      <w:pPr>
        <w:pStyle w:val="Normal"/>
        <w:ind w:left="720"/>
      </w:pPr>
      <w:r w:rsidR="7C377509">
        <w:rPr/>
        <w:t>#define DRVNAME "</w:t>
      </w:r>
      <w:proofErr w:type="spellStart"/>
      <w:r w:rsidR="7C377509">
        <w:rPr/>
        <w:t>testdrv</w:t>
      </w:r>
      <w:proofErr w:type="spellEnd"/>
      <w:r w:rsidR="7C377509">
        <w:rPr/>
        <w:t>"</w:t>
      </w:r>
    </w:p>
    <w:p w:rsidR="7C377509" w:rsidP="4977B09F" w:rsidRDefault="7C377509" w14:paraId="7627AB3B" w14:textId="1C6FA3C2">
      <w:pPr>
        <w:pStyle w:val="Normal"/>
        <w:ind w:left="720"/>
      </w:pPr>
      <w:r w:rsidR="7C377509">
        <w:rPr/>
        <w:t xml:space="preserve"> </w:t>
      </w:r>
    </w:p>
    <w:p w:rsidR="7C377509" w:rsidP="4977B09F" w:rsidRDefault="7C377509" w14:paraId="1C1FDFDE" w14:textId="4017DAD2">
      <w:pPr>
        <w:pStyle w:val="Normal"/>
        <w:ind w:left="720"/>
      </w:pPr>
      <w:r w:rsidR="7C377509">
        <w:rPr/>
        <w:t xml:space="preserve">static </w:t>
      </w:r>
      <w:proofErr w:type="gramStart"/>
      <w:r w:rsidR="7C377509">
        <w:rPr/>
        <w:t>struct</w:t>
      </w:r>
      <w:proofErr w:type="gramEnd"/>
      <w:r w:rsidR="7C377509">
        <w:rPr/>
        <w:t xml:space="preserve"> </w:t>
      </w:r>
      <w:proofErr w:type="spellStart"/>
      <w:r w:rsidR="7C377509">
        <w:rPr/>
        <w:t>cdev</w:t>
      </w:r>
      <w:proofErr w:type="spellEnd"/>
      <w:r w:rsidR="7C377509">
        <w:rPr/>
        <w:t xml:space="preserve"> *</w:t>
      </w:r>
      <w:proofErr w:type="spellStart"/>
      <w:r w:rsidR="7C377509">
        <w:rPr/>
        <w:t>mycdev</w:t>
      </w:r>
      <w:proofErr w:type="spellEnd"/>
      <w:r w:rsidR="7C377509">
        <w:rPr/>
        <w:t>;</w:t>
      </w:r>
    </w:p>
    <w:p w:rsidR="7C377509" w:rsidP="4977B09F" w:rsidRDefault="7C377509" w14:paraId="20F45FBF" w14:textId="36E4BDCE">
      <w:pPr>
        <w:pStyle w:val="Normal"/>
        <w:ind w:left="720"/>
      </w:pPr>
      <w:r w:rsidR="7C377509">
        <w:rPr/>
        <w:t xml:space="preserve">static </w:t>
      </w:r>
      <w:proofErr w:type="spellStart"/>
      <w:r w:rsidR="7C377509">
        <w:rPr/>
        <w:t>dev_t</w:t>
      </w:r>
      <w:proofErr w:type="spellEnd"/>
      <w:r w:rsidR="7C377509">
        <w:rPr/>
        <w:t xml:space="preserve">  </w:t>
      </w:r>
      <w:proofErr w:type="spellStart"/>
      <w:r w:rsidR="7C377509">
        <w:rPr/>
        <w:t>devid</w:t>
      </w:r>
      <w:proofErr w:type="spellEnd"/>
      <w:r w:rsidR="7C377509">
        <w:rPr/>
        <w:t>;</w:t>
      </w:r>
    </w:p>
    <w:p w:rsidR="7C377509" w:rsidP="4977B09F" w:rsidRDefault="7C377509" w14:paraId="1ABC0B5C" w14:textId="5F361128">
      <w:pPr>
        <w:pStyle w:val="Normal"/>
        <w:ind w:left="720"/>
      </w:pPr>
      <w:r w:rsidR="7C377509">
        <w:rPr/>
        <w:t xml:space="preserve"> </w:t>
      </w:r>
    </w:p>
    <w:p w:rsidR="7C377509" w:rsidP="4977B09F" w:rsidRDefault="7C377509" w14:paraId="39850475" w14:textId="23BDF296">
      <w:pPr>
        <w:pStyle w:val="Normal"/>
        <w:ind w:left="720"/>
      </w:pPr>
      <w:r w:rsidR="7C377509">
        <w:rPr/>
        <w:t xml:space="preserve">static int </w:t>
      </w:r>
      <w:proofErr w:type="spellStart"/>
      <w:r w:rsidR="7C377509">
        <w:rPr/>
        <w:t>mydrv_open</w:t>
      </w:r>
      <w:proofErr w:type="spellEnd"/>
      <w:r w:rsidR="7C377509">
        <w:rPr/>
        <w:t xml:space="preserve">(struct </w:t>
      </w:r>
      <w:proofErr w:type="spellStart"/>
      <w:r w:rsidR="7C377509">
        <w:rPr/>
        <w:t>inode</w:t>
      </w:r>
      <w:proofErr w:type="spellEnd"/>
      <w:r w:rsidR="7C377509">
        <w:rPr/>
        <w:t xml:space="preserve"> *</w:t>
      </w:r>
      <w:proofErr w:type="spellStart"/>
      <w:r w:rsidR="7C377509">
        <w:rPr/>
        <w:t>inode</w:t>
      </w:r>
      <w:proofErr w:type="spellEnd"/>
      <w:r w:rsidR="7C377509">
        <w:rPr/>
        <w:t>, struct file *file)</w:t>
      </w:r>
    </w:p>
    <w:p w:rsidR="7C377509" w:rsidP="4977B09F" w:rsidRDefault="7C377509" w14:paraId="5AB5C0CE" w14:textId="3992DE14">
      <w:pPr>
        <w:pStyle w:val="Normal"/>
        <w:ind w:left="720"/>
      </w:pPr>
      <w:r w:rsidR="7C377509">
        <w:rPr/>
        <w:t>{</w:t>
      </w:r>
    </w:p>
    <w:p w:rsidR="7C377509" w:rsidP="4977B09F" w:rsidRDefault="7C377509" w14:paraId="5FE46E42" w14:textId="51F83C5F">
      <w:pPr>
        <w:pStyle w:val="Normal"/>
        <w:ind w:left="720"/>
      </w:pPr>
      <w:proofErr w:type="spellStart"/>
      <w:r w:rsidR="7C377509">
        <w:rPr/>
        <w:t>pr_info</w:t>
      </w:r>
      <w:proofErr w:type="spellEnd"/>
      <w:r w:rsidR="7C377509">
        <w:rPr/>
        <w:t>("Drivers open call invoked\n");</w:t>
      </w:r>
    </w:p>
    <w:p w:rsidR="7C377509" w:rsidP="4977B09F" w:rsidRDefault="7C377509" w14:paraId="216E86E5" w14:textId="6E7AB80C">
      <w:pPr>
        <w:pStyle w:val="Normal"/>
        <w:ind w:left="720"/>
      </w:pPr>
      <w:r w:rsidR="7C377509">
        <w:rPr/>
        <w:t>return 0;</w:t>
      </w:r>
    </w:p>
    <w:p w:rsidR="7C377509" w:rsidP="4977B09F" w:rsidRDefault="7C377509" w14:paraId="506ED49C" w14:textId="72F61585">
      <w:pPr>
        <w:pStyle w:val="Normal"/>
        <w:ind w:left="720"/>
      </w:pPr>
      <w:r w:rsidR="7C377509">
        <w:rPr/>
        <w:t>}</w:t>
      </w:r>
    </w:p>
    <w:p w:rsidR="7C377509" w:rsidP="4977B09F" w:rsidRDefault="7C377509" w14:paraId="20AA141B" w14:textId="433F1532">
      <w:pPr>
        <w:pStyle w:val="Normal"/>
        <w:ind w:left="720"/>
      </w:pPr>
      <w:r w:rsidR="7C377509">
        <w:rPr/>
        <w:t xml:space="preserve"> </w:t>
      </w:r>
    </w:p>
    <w:p w:rsidR="7C377509" w:rsidP="4977B09F" w:rsidRDefault="7C377509" w14:paraId="5B600B09" w14:textId="48B535F2">
      <w:pPr>
        <w:pStyle w:val="Normal"/>
        <w:ind w:left="720"/>
      </w:pPr>
      <w:r w:rsidR="7C377509">
        <w:rPr/>
        <w:t xml:space="preserve">static int </w:t>
      </w:r>
      <w:proofErr w:type="spellStart"/>
      <w:r w:rsidR="7C377509">
        <w:rPr/>
        <w:t>mydrv_close</w:t>
      </w:r>
      <w:proofErr w:type="spellEnd"/>
      <w:r w:rsidR="7C377509">
        <w:rPr/>
        <w:t xml:space="preserve">(struct </w:t>
      </w:r>
      <w:proofErr w:type="spellStart"/>
      <w:r w:rsidR="7C377509">
        <w:rPr/>
        <w:t>inode</w:t>
      </w:r>
      <w:proofErr w:type="spellEnd"/>
      <w:r w:rsidR="7C377509">
        <w:rPr/>
        <w:t xml:space="preserve"> *</w:t>
      </w:r>
      <w:proofErr w:type="spellStart"/>
      <w:r w:rsidR="7C377509">
        <w:rPr/>
        <w:t>inode</w:t>
      </w:r>
      <w:proofErr w:type="spellEnd"/>
      <w:r w:rsidR="7C377509">
        <w:rPr/>
        <w:t>, struct file *file)</w:t>
      </w:r>
    </w:p>
    <w:p w:rsidR="7C377509" w:rsidP="4977B09F" w:rsidRDefault="7C377509" w14:paraId="1FAF76D1" w14:textId="2C6213CB">
      <w:pPr>
        <w:pStyle w:val="Normal"/>
        <w:ind w:left="720"/>
      </w:pPr>
      <w:r w:rsidR="7C377509">
        <w:rPr/>
        <w:t>{</w:t>
      </w:r>
    </w:p>
    <w:p w:rsidR="7C377509" w:rsidP="4977B09F" w:rsidRDefault="7C377509" w14:paraId="5E50B571" w14:textId="1C7BD8BF">
      <w:pPr>
        <w:pStyle w:val="Normal"/>
        <w:ind w:left="720"/>
      </w:pPr>
      <w:proofErr w:type="spellStart"/>
      <w:r w:rsidR="7C377509">
        <w:rPr/>
        <w:t>pr_info</w:t>
      </w:r>
      <w:proofErr w:type="spellEnd"/>
      <w:r w:rsidR="7C377509">
        <w:rPr/>
        <w:t>("Drivers release call invoked\n");</w:t>
      </w:r>
    </w:p>
    <w:p w:rsidR="7C377509" w:rsidP="4977B09F" w:rsidRDefault="7C377509" w14:paraId="0C01392C" w14:textId="4891A0BC">
      <w:pPr>
        <w:pStyle w:val="Normal"/>
        <w:ind w:left="720"/>
      </w:pPr>
      <w:r w:rsidR="7C377509">
        <w:rPr/>
        <w:t>return 0;</w:t>
      </w:r>
    </w:p>
    <w:p w:rsidR="7C377509" w:rsidP="4977B09F" w:rsidRDefault="7C377509" w14:paraId="3D59ED7E" w14:textId="72DB7432">
      <w:pPr>
        <w:pStyle w:val="Normal"/>
        <w:ind w:left="720"/>
      </w:pPr>
      <w:r w:rsidR="7C377509">
        <w:rPr/>
        <w:t>}</w:t>
      </w:r>
    </w:p>
    <w:p w:rsidR="7C377509" w:rsidP="4977B09F" w:rsidRDefault="7C377509" w14:paraId="0A7055CA" w14:textId="355C86DF">
      <w:pPr>
        <w:pStyle w:val="Normal"/>
        <w:ind w:left="720"/>
      </w:pPr>
      <w:r w:rsidR="7C377509">
        <w:rPr/>
        <w:t xml:space="preserve"> </w:t>
      </w:r>
    </w:p>
    <w:p w:rsidR="7C377509" w:rsidP="4977B09F" w:rsidRDefault="7C377509" w14:paraId="008B227D" w14:textId="3D426B94">
      <w:pPr>
        <w:pStyle w:val="Normal"/>
        <w:ind w:left="720"/>
      </w:pPr>
      <w:r w:rsidR="7C377509">
        <w:rPr/>
        <w:t xml:space="preserve">static </w:t>
      </w:r>
      <w:proofErr w:type="spellStart"/>
      <w:r w:rsidR="7C377509">
        <w:rPr/>
        <w:t>ssize_t</w:t>
      </w:r>
      <w:proofErr w:type="spellEnd"/>
      <w:r w:rsidR="7C377509">
        <w:rPr/>
        <w:t xml:space="preserve"> </w:t>
      </w:r>
      <w:proofErr w:type="spellStart"/>
      <w:r w:rsidR="7C377509">
        <w:rPr/>
        <w:t>mydrv_read</w:t>
      </w:r>
      <w:proofErr w:type="spellEnd"/>
      <w:r w:rsidR="7C377509">
        <w:rPr/>
        <w:t>(struct file *file, char __user *</w:t>
      </w:r>
      <w:proofErr w:type="spellStart"/>
      <w:r w:rsidR="7C377509">
        <w:rPr/>
        <w:t>ptr</w:t>
      </w:r>
      <w:proofErr w:type="spellEnd"/>
      <w:r w:rsidR="7C377509">
        <w:rPr/>
        <w:t xml:space="preserve">, </w:t>
      </w:r>
      <w:proofErr w:type="spellStart"/>
      <w:r w:rsidR="7C377509">
        <w:rPr/>
        <w:t>size_t</w:t>
      </w:r>
      <w:proofErr w:type="spellEnd"/>
      <w:r w:rsidR="7C377509">
        <w:rPr/>
        <w:t xml:space="preserve"> count, </w:t>
      </w:r>
      <w:proofErr w:type="spellStart"/>
      <w:r w:rsidR="7C377509">
        <w:rPr/>
        <w:t>loff_t</w:t>
      </w:r>
      <w:proofErr w:type="spellEnd"/>
      <w:r w:rsidR="7C377509">
        <w:rPr/>
        <w:t xml:space="preserve"> *off)</w:t>
      </w:r>
    </w:p>
    <w:p w:rsidR="7C377509" w:rsidP="4977B09F" w:rsidRDefault="7C377509" w14:paraId="2FBC5393" w14:textId="3C994D34">
      <w:pPr>
        <w:pStyle w:val="Normal"/>
        <w:ind w:left="720"/>
      </w:pPr>
      <w:r w:rsidR="7C377509">
        <w:rPr/>
        <w:t>{</w:t>
      </w:r>
    </w:p>
    <w:p w:rsidR="7C377509" w:rsidP="4977B09F" w:rsidRDefault="7C377509" w14:paraId="3101C48E" w14:textId="4BF2EB46">
      <w:pPr>
        <w:pStyle w:val="Normal"/>
        <w:ind w:left="720"/>
      </w:pPr>
      <w:proofErr w:type="spellStart"/>
      <w:r w:rsidR="7C377509">
        <w:rPr/>
        <w:t>pr_info</w:t>
      </w:r>
      <w:proofErr w:type="spellEnd"/>
      <w:r w:rsidR="7C377509">
        <w:rPr/>
        <w:t>("Drivers read invoked");</w:t>
      </w:r>
    </w:p>
    <w:p w:rsidR="7C377509" w:rsidP="4977B09F" w:rsidRDefault="7C377509" w14:paraId="110FE715" w14:textId="442427FA">
      <w:pPr>
        <w:pStyle w:val="Normal"/>
        <w:ind w:left="720"/>
      </w:pPr>
      <w:r w:rsidR="7C377509">
        <w:rPr/>
        <w:t>return 0;</w:t>
      </w:r>
    </w:p>
    <w:p w:rsidR="7C377509" w:rsidP="4977B09F" w:rsidRDefault="7C377509" w14:paraId="724CAD58" w14:textId="1F00CEFE">
      <w:pPr>
        <w:pStyle w:val="Normal"/>
        <w:ind w:left="720"/>
      </w:pPr>
      <w:r w:rsidR="7C377509">
        <w:rPr/>
        <w:t>}</w:t>
      </w:r>
    </w:p>
    <w:p w:rsidR="7C377509" w:rsidP="4977B09F" w:rsidRDefault="7C377509" w14:paraId="7C6E0284" w14:textId="53E150CF">
      <w:pPr>
        <w:pStyle w:val="Normal"/>
        <w:ind w:left="720"/>
      </w:pPr>
      <w:r w:rsidR="7C377509">
        <w:rPr/>
        <w:t xml:space="preserve"> </w:t>
      </w:r>
    </w:p>
    <w:p w:rsidR="7C377509" w:rsidP="4977B09F" w:rsidRDefault="7C377509" w14:paraId="277D6A0F" w14:textId="3CDFDB2E">
      <w:pPr>
        <w:pStyle w:val="Normal"/>
        <w:ind w:left="720"/>
      </w:pPr>
      <w:r w:rsidR="7C377509">
        <w:rPr/>
        <w:t xml:space="preserve">static </w:t>
      </w:r>
      <w:proofErr w:type="spellStart"/>
      <w:r w:rsidR="7C377509">
        <w:rPr/>
        <w:t>ssize_t</w:t>
      </w:r>
      <w:proofErr w:type="spellEnd"/>
      <w:r w:rsidR="7C377509">
        <w:rPr/>
        <w:t xml:space="preserve"> </w:t>
      </w:r>
      <w:proofErr w:type="spellStart"/>
      <w:r w:rsidR="7C377509">
        <w:rPr/>
        <w:t>mydrv_write</w:t>
      </w:r>
      <w:proofErr w:type="spellEnd"/>
      <w:r w:rsidR="7C377509">
        <w:rPr/>
        <w:t>(struct file *</w:t>
      </w:r>
      <w:proofErr w:type="spellStart"/>
      <w:r w:rsidR="7C377509">
        <w:rPr/>
        <w:t>file,const</w:t>
      </w:r>
      <w:proofErr w:type="spellEnd"/>
      <w:r w:rsidR="7C377509">
        <w:rPr/>
        <w:t xml:space="preserve"> char __user *</w:t>
      </w:r>
      <w:proofErr w:type="spellStart"/>
      <w:r w:rsidR="7C377509">
        <w:rPr/>
        <w:t>ptr,size_t</w:t>
      </w:r>
      <w:proofErr w:type="spellEnd"/>
      <w:r w:rsidR="7C377509">
        <w:rPr/>
        <w:t xml:space="preserve"> </w:t>
      </w:r>
      <w:proofErr w:type="spellStart"/>
      <w:r w:rsidR="7C377509">
        <w:rPr/>
        <w:t>count,loff_t</w:t>
      </w:r>
      <w:proofErr w:type="spellEnd"/>
      <w:r w:rsidR="7C377509">
        <w:rPr/>
        <w:t xml:space="preserve"> *off)</w:t>
      </w:r>
    </w:p>
    <w:p w:rsidR="7C377509" w:rsidP="4977B09F" w:rsidRDefault="7C377509" w14:paraId="76C56418" w14:textId="1375A8ED">
      <w:pPr>
        <w:pStyle w:val="Normal"/>
        <w:ind w:left="720"/>
      </w:pPr>
      <w:r w:rsidR="7C377509">
        <w:rPr/>
        <w:t>{</w:t>
      </w:r>
    </w:p>
    <w:p w:rsidR="7C377509" w:rsidP="4977B09F" w:rsidRDefault="7C377509" w14:paraId="7F813324" w14:textId="04F554E9">
      <w:pPr>
        <w:pStyle w:val="Normal"/>
        <w:ind w:left="720"/>
      </w:pPr>
      <w:proofErr w:type="spellStart"/>
      <w:r w:rsidR="7C377509">
        <w:rPr/>
        <w:t>pr_info</w:t>
      </w:r>
      <w:proofErr w:type="spellEnd"/>
      <w:r w:rsidR="7C377509">
        <w:rPr/>
        <w:t>("Drivers write invoked");</w:t>
      </w:r>
    </w:p>
    <w:p w:rsidR="7C377509" w:rsidP="4977B09F" w:rsidRDefault="7C377509" w14:paraId="28E660B7" w14:textId="71E8FC8B">
      <w:pPr>
        <w:pStyle w:val="Normal"/>
        <w:ind w:left="720"/>
      </w:pPr>
      <w:r w:rsidR="7C377509">
        <w:rPr/>
        <w:t>return 0;</w:t>
      </w:r>
    </w:p>
    <w:p w:rsidR="7C377509" w:rsidP="4977B09F" w:rsidRDefault="7C377509" w14:paraId="01E32539" w14:textId="1F9CCF82">
      <w:pPr>
        <w:pStyle w:val="Normal"/>
        <w:ind w:left="720"/>
      </w:pPr>
      <w:r w:rsidR="7C377509">
        <w:rPr/>
        <w:t>}</w:t>
      </w:r>
    </w:p>
    <w:p w:rsidR="7C377509" w:rsidP="4977B09F" w:rsidRDefault="7C377509" w14:paraId="7207C61C" w14:textId="1FC79537">
      <w:pPr>
        <w:pStyle w:val="Normal"/>
        <w:ind w:left="720"/>
      </w:pPr>
      <w:r w:rsidR="7C377509">
        <w:rPr/>
        <w:t xml:space="preserve"> </w:t>
      </w:r>
    </w:p>
    <w:p w:rsidR="7C377509" w:rsidP="4977B09F" w:rsidRDefault="7C377509" w14:paraId="28E99628" w14:textId="0B9AD7ED">
      <w:pPr>
        <w:pStyle w:val="Normal"/>
        <w:ind w:left="720"/>
      </w:pPr>
      <w:r w:rsidR="7C377509">
        <w:rPr/>
        <w:t xml:space="preserve">static struct </w:t>
      </w:r>
      <w:proofErr w:type="spellStart"/>
      <w:r w:rsidR="7C377509">
        <w:rPr/>
        <w:t>file_operations</w:t>
      </w:r>
      <w:proofErr w:type="spellEnd"/>
      <w:r w:rsidR="7C377509">
        <w:rPr/>
        <w:t xml:space="preserve"> </w:t>
      </w:r>
      <w:proofErr w:type="spellStart"/>
      <w:r w:rsidR="7C377509">
        <w:rPr/>
        <w:t>mydrv_ops</w:t>
      </w:r>
      <w:proofErr w:type="spellEnd"/>
      <w:r w:rsidR="7C377509">
        <w:rPr/>
        <w:t xml:space="preserve"> = {</w:t>
      </w:r>
    </w:p>
    <w:p w:rsidR="7C377509" w:rsidP="4977B09F" w:rsidRDefault="7C377509" w14:paraId="1ACDA34A" w14:textId="23F69779">
      <w:pPr>
        <w:pStyle w:val="Normal"/>
        <w:ind w:left="720"/>
      </w:pPr>
      <w:proofErr w:type="gramStart"/>
      <w:r w:rsidR="7C377509">
        <w:rPr/>
        <w:t>.owner</w:t>
      </w:r>
      <w:proofErr w:type="gramEnd"/>
      <w:r w:rsidR="7C377509">
        <w:rPr/>
        <w:t xml:space="preserve"> = THIS_MODULE,</w:t>
      </w:r>
    </w:p>
    <w:p w:rsidR="7C377509" w:rsidP="4977B09F" w:rsidRDefault="7C377509" w14:paraId="3F6B267B" w14:textId="5D327BE9">
      <w:pPr>
        <w:pStyle w:val="Normal"/>
        <w:ind w:left="720"/>
      </w:pPr>
      <w:proofErr w:type="gramStart"/>
      <w:r w:rsidR="7C377509">
        <w:rPr/>
        <w:t>.read</w:t>
      </w:r>
      <w:proofErr w:type="gramEnd"/>
      <w:r w:rsidR="7C377509">
        <w:rPr/>
        <w:t xml:space="preserve"> = </w:t>
      </w:r>
      <w:proofErr w:type="spellStart"/>
      <w:r w:rsidR="7C377509">
        <w:rPr/>
        <w:t>mydrv_read</w:t>
      </w:r>
      <w:proofErr w:type="spellEnd"/>
      <w:r w:rsidR="7C377509">
        <w:rPr/>
        <w:t>,</w:t>
      </w:r>
    </w:p>
    <w:p w:rsidR="7C377509" w:rsidP="4977B09F" w:rsidRDefault="7C377509" w14:paraId="7241764D" w14:textId="3094CC5F">
      <w:pPr>
        <w:pStyle w:val="Normal"/>
        <w:ind w:left="720"/>
      </w:pPr>
      <w:proofErr w:type="gramStart"/>
      <w:r w:rsidR="7C377509">
        <w:rPr/>
        <w:t>.write</w:t>
      </w:r>
      <w:proofErr w:type="gramEnd"/>
      <w:r w:rsidR="7C377509">
        <w:rPr/>
        <w:t xml:space="preserve"> = </w:t>
      </w:r>
      <w:proofErr w:type="spellStart"/>
      <w:r w:rsidR="7C377509">
        <w:rPr/>
        <w:t>mydrv_write</w:t>
      </w:r>
      <w:proofErr w:type="spellEnd"/>
      <w:r w:rsidR="7C377509">
        <w:rPr/>
        <w:t>,</w:t>
      </w:r>
    </w:p>
    <w:p w:rsidR="7C377509" w:rsidP="4977B09F" w:rsidRDefault="7C377509" w14:paraId="04F4A5D4" w14:textId="391D6B54">
      <w:pPr>
        <w:pStyle w:val="Normal"/>
        <w:ind w:left="720"/>
      </w:pPr>
      <w:proofErr w:type="gramStart"/>
      <w:r w:rsidR="7C377509">
        <w:rPr/>
        <w:t>.open</w:t>
      </w:r>
      <w:proofErr w:type="gramEnd"/>
      <w:r w:rsidR="7C377509">
        <w:rPr/>
        <w:t xml:space="preserve"> = </w:t>
      </w:r>
      <w:proofErr w:type="spellStart"/>
      <w:r w:rsidR="7C377509">
        <w:rPr/>
        <w:t>mydrv_open</w:t>
      </w:r>
      <w:proofErr w:type="spellEnd"/>
      <w:r w:rsidR="7C377509">
        <w:rPr/>
        <w:t>,</w:t>
      </w:r>
    </w:p>
    <w:p w:rsidR="7C377509" w:rsidP="4977B09F" w:rsidRDefault="7C377509" w14:paraId="3AA48C78" w14:textId="61D8C743">
      <w:pPr>
        <w:pStyle w:val="Normal"/>
        <w:ind w:left="720"/>
      </w:pPr>
      <w:proofErr w:type="gramStart"/>
      <w:r w:rsidR="7C377509">
        <w:rPr/>
        <w:t>.release</w:t>
      </w:r>
      <w:proofErr w:type="gramEnd"/>
      <w:r w:rsidR="7C377509">
        <w:rPr/>
        <w:t xml:space="preserve"> = </w:t>
      </w:r>
      <w:proofErr w:type="spellStart"/>
      <w:r w:rsidR="7C377509">
        <w:rPr/>
        <w:t>mydrv_close</w:t>
      </w:r>
      <w:proofErr w:type="spellEnd"/>
      <w:r w:rsidR="7C377509">
        <w:rPr/>
        <w:t>,</w:t>
      </w:r>
    </w:p>
    <w:p w:rsidR="7C377509" w:rsidP="4977B09F" w:rsidRDefault="7C377509" w14:paraId="72C0DE66" w14:textId="66AE235C">
      <w:pPr>
        <w:pStyle w:val="Normal"/>
        <w:ind w:left="720"/>
      </w:pPr>
      <w:r w:rsidR="7C377509">
        <w:rPr/>
        <w:t>};</w:t>
      </w:r>
    </w:p>
    <w:p w:rsidR="7C377509" w:rsidP="4977B09F" w:rsidRDefault="7C377509" w14:paraId="21D887E2" w14:textId="5044A35A">
      <w:pPr>
        <w:pStyle w:val="Normal"/>
        <w:ind w:left="720"/>
      </w:pPr>
      <w:r w:rsidR="7C377509">
        <w:rPr/>
        <w:t xml:space="preserve"> </w:t>
      </w:r>
    </w:p>
    <w:p w:rsidR="7C377509" w:rsidP="4977B09F" w:rsidRDefault="7C377509" w14:paraId="0AED1469" w14:textId="0DD5DD85">
      <w:pPr>
        <w:pStyle w:val="Normal"/>
        <w:ind w:left="720"/>
      </w:pPr>
      <w:r w:rsidR="7C377509">
        <w:rPr/>
        <w:t xml:space="preserve"> </w:t>
      </w:r>
    </w:p>
    <w:p w:rsidR="7C377509" w:rsidP="4977B09F" w:rsidRDefault="7C377509" w14:paraId="24113497" w14:textId="0808E49E">
      <w:pPr>
        <w:pStyle w:val="Normal"/>
        <w:ind w:left="720"/>
      </w:pPr>
      <w:r w:rsidR="7C377509">
        <w:rPr/>
        <w:t>static int __</w:t>
      </w:r>
      <w:proofErr w:type="spellStart"/>
      <w:r w:rsidR="7C377509">
        <w:rPr/>
        <w:t>init</w:t>
      </w:r>
      <w:proofErr w:type="spellEnd"/>
      <w:r w:rsidR="7C377509">
        <w:rPr/>
        <w:t xml:space="preserve">  </w:t>
      </w:r>
      <w:proofErr w:type="spellStart"/>
      <w:r w:rsidR="7C377509">
        <w:rPr/>
        <w:t>drv_init</w:t>
      </w:r>
      <w:proofErr w:type="spellEnd"/>
      <w:r w:rsidR="7C377509">
        <w:rPr/>
        <w:t>(void)</w:t>
      </w:r>
    </w:p>
    <w:p w:rsidR="7C377509" w:rsidP="4977B09F" w:rsidRDefault="7C377509" w14:paraId="65304930" w14:textId="27786B27">
      <w:pPr>
        <w:pStyle w:val="Normal"/>
        <w:ind w:left="720"/>
      </w:pPr>
      <w:r w:rsidR="7C377509">
        <w:rPr/>
        <w:t>{</w:t>
      </w:r>
    </w:p>
    <w:p w:rsidR="7C377509" w:rsidP="4977B09F" w:rsidRDefault="7C377509" w14:paraId="6D5014EE" w14:textId="0838664A">
      <w:pPr>
        <w:pStyle w:val="Normal"/>
        <w:ind w:left="720"/>
      </w:pPr>
      <w:r w:rsidR="7C377509">
        <w:rPr/>
        <w:t>int ret;</w:t>
      </w:r>
    </w:p>
    <w:p w:rsidR="7C377509" w:rsidP="4977B09F" w:rsidRDefault="7C377509" w14:paraId="5839F56C" w14:textId="1E1FDFE5">
      <w:pPr>
        <w:pStyle w:val="Normal"/>
        <w:ind w:left="720"/>
      </w:pPr>
      <w:r w:rsidR="7C377509">
        <w:rPr/>
        <w:t>/*step 1: Reserve major and minor no's */</w:t>
      </w:r>
    </w:p>
    <w:p w:rsidR="7C377509" w:rsidP="4977B09F" w:rsidRDefault="7C377509" w14:paraId="3965DE4B" w14:textId="1733BF82">
      <w:pPr>
        <w:pStyle w:val="Normal"/>
        <w:ind w:left="720"/>
      </w:pPr>
      <w:proofErr w:type="spellStart"/>
      <w:r w:rsidR="7C377509">
        <w:rPr/>
        <w:t>devid</w:t>
      </w:r>
      <w:proofErr w:type="spellEnd"/>
      <w:r w:rsidR="7C377509">
        <w:rPr/>
        <w:t xml:space="preserve"> = </w:t>
      </w:r>
      <w:proofErr w:type="gramStart"/>
      <w:r w:rsidR="7C377509">
        <w:rPr/>
        <w:t>MKDEV(</w:t>
      </w:r>
      <w:proofErr w:type="gramEnd"/>
      <w:r w:rsidR="7C377509">
        <w:rPr/>
        <w:t>MYMAJOR, MYMINOR);</w:t>
      </w:r>
    </w:p>
    <w:p w:rsidR="7C377509" w:rsidP="4977B09F" w:rsidRDefault="7C377509" w14:paraId="0E08C5AA" w14:textId="21AD8F7E">
      <w:pPr>
        <w:pStyle w:val="Normal"/>
        <w:ind w:left="720"/>
      </w:pPr>
      <w:r w:rsidR="7C377509">
        <w:rPr/>
        <w:t xml:space="preserve">        ret = </w:t>
      </w:r>
      <w:proofErr w:type="spellStart"/>
      <w:r w:rsidR="7C377509">
        <w:rPr/>
        <w:t>register_chrdev_region</w:t>
      </w:r>
      <w:proofErr w:type="spellEnd"/>
      <w:r w:rsidR="7C377509">
        <w:rPr/>
        <w:t>(</w:t>
      </w:r>
      <w:proofErr w:type="spellStart"/>
      <w:r w:rsidR="7C377509">
        <w:rPr/>
        <w:t>devid</w:t>
      </w:r>
      <w:proofErr w:type="spellEnd"/>
      <w:r w:rsidR="7C377509">
        <w:rPr/>
        <w:t>, 1, DRVNAME);</w:t>
      </w:r>
    </w:p>
    <w:p w:rsidR="7C377509" w:rsidP="4977B09F" w:rsidRDefault="7C377509" w14:paraId="3C26DBAF" w14:textId="48BD0CD3">
      <w:pPr>
        <w:pStyle w:val="Normal"/>
        <w:ind w:left="720"/>
      </w:pPr>
      <w:r w:rsidR="7C377509">
        <w:rPr/>
        <w:t xml:space="preserve"> </w:t>
      </w:r>
    </w:p>
    <w:p w:rsidR="7C377509" w:rsidP="4977B09F" w:rsidRDefault="7C377509" w14:paraId="77FD91FB" w14:textId="504E92EC">
      <w:pPr>
        <w:pStyle w:val="Normal"/>
        <w:ind w:left="720"/>
      </w:pPr>
      <w:r w:rsidR="7C377509">
        <w:rPr/>
        <w:t xml:space="preserve">/* step 2: register driver with </w:t>
      </w:r>
      <w:proofErr w:type="spellStart"/>
      <w:r w:rsidR="7C377509">
        <w:rPr/>
        <w:t>vfs</w:t>
      </w:r>
      <w:proofErr w:type="spellEnd"/>
      <w:r w:rsidR="7C377509">
        <w:rPr/>
        <w:t xml:space="preserve"> */</w:t>
      </w:r>
    </w:p>
    <w:p w:rsidR="7C377509" w:rsidP="4977B09F" w:rsidRDefault="7C377509" w14:paraId="5B5FA453" w14:textId="0946E014">
      <w:pPr>
        <w:pStyle w:val="Normal"/>
        <w:ind w:left="720"/>
      </w:pPr>
      <w:proofErr w:type="spellStart"/>
      <w:r w:rsidR="7C377509">
        <w:rPr/>
        <w:t>mycdev</w:t>
      </w:r>
      <w:proofErr w:type="spellEnd"/>
      <w:r w:rsidR="7C377509">
        <w:rPr/>
        <w:t xml:space="preserve"> = </w:t>
      </w:r>
      <w:proofErr w:type="spellStart"/>
      <w:r w:rsidR="7C377509">
        <w:rPr/>
        <w:t>cdev_alloc</w:t>
      </w:r>
      <w:proofErr w:type="spellEnd"/>
      <w:r w:rsidR="7C377509">
        <w:rPr/>
        <w:t>();</w:t>
      </w:r>
    </w:p>
    <w:p w:rsidR="7C377509" w:rsidP="4977B09F" w:rsidRDefault="7C377509" w14:paraId="03E542F0" w14:textId="0282B5FB">
      <w:pPr>
        <w:pStyle w:val="Normal"/>
        <w:ind w:left="720"/>
      </w:pPr>
      <w:proofErr w:type="spellStart"/>
      <w:r w:rsidR="7C377509">
        <w:rPr/>
        <w:t>cdev_init</w:t>
      </w:r>
      <w:proofErr w:type="spellEnd"/>
      <w:r w:rsidR="7C377509">
        <w:rPr/>
        <w:t>(</w:t>
      </w:r>
      <w:proofErr w:type="spellStart"/>
      <w:r w:rsidR="7C377509">
        <w:rPr/>
        <w:t>mycdev</w:t>
      </w:r>
      <w:proofErr w:type="spellEnd"/>
      <w:r w:rsidR="7C377509">
        <w:rPr/>
        <w:t>, &amp;</w:t>
      </w:r>
      <w:proofErr w:type="spellStart"/>
      <w:r w:rsidR="7C377509">
        <w:rPr/>
        <w:t>mydrv_ops</w:t>
      </w:r>
      <w:proofErr w:type="spellEnd"/>
      <w:r w:rsidR="7C377509">
        <w:rPr/>
        <w:t>);</w:t>
      </w:r>
    </w:p>
    <w:p w:rsidR="7C377509" w:rsidP="4977B09F" w:rsidRDefault="7C377509" w14:paraId="2CB87234" w14:textId="5FD23DE0">
      <w:pPr>
        <w:pStyle w:val="Normal"/>
        <w:ind w:left="720"/>
      </w:pPr>
      <w:proofErr w:type="spellStart"/>
      <w:r w:rsidR="7C377509">
        <w:rPr/>
        <w:t>cdev_add</w:t>
      </w:r>
      <w:proofErr w:type="spellEnd"/>
      <w:r w:rsidR="7C377509">
        <w:rPr/>
        <w:t xml:space="preserve">( </w:t>
      </w:r>
      <w:proofErr w:type="spellStart"/>
      <w:r w:rsidR="7C377509">
        <w:rPr/>
        <w:t>mycdev</w:t>
      </w:r>
      <w:proofErr w:type="spellEnd"/>
      <w:r w:rsidR="7C377509">
        <w:rPr/>
        <w:t xml:space="preserve">, </w:t>
      </w:r>
      <w:proofErr w:type="spellStart"/>
      <w:r w:rsidR="7C377509">
        <w:rPr/>
        <w:t>devid</w:t>
      </w:r>
      <w:proofErr w:type="spellEnd"/>
      <w:r w:rsidR="7C377509">
        <w:rPr/>
        <w:t>, 1);</w:t>
      </w:r>
      <w:r>
        <w:tab/>
      </w:r>
    </w:p>
    <w:p w:rsidR="7C377509" w:rsidP="4977B09F" w:rsidRDefault="7C377509" w14:paraId="5F6E7B80" w14:textId="5EF417DD">
      <w:pPr>
        <w:pStyle w:val="Normal"/>
        <w:ind w:left="720"/>
      </w:pPr>
      <w:proofErr w:type="spellStart"/>
      <w:r w:rsidR="7C377509">
        <w:rPr/>
        <w:t>printk</w:t>
      </w:r>
      <w:proofErr w:type="spellEnd"/>
      <w:r w:rsidR="7C377509">
        <w:rPr/>
        <w:t>(" Char Driver Inserted \n");</w:t>
      </w:r>
    </w:p>
    <w:p w:rsidR="7C377509" w:rsidP="4977B09F" w:rsidRDefault="7C377509" w14:paraId="4F7CE79B" w14:textId="577B0365">
      <w:pPr>
        <w:pStyle w:val="Normal"/>
        <w:ind w:left="720"/>
      </w:pPr>
      <w:r w:rsidR="7C377509">
        <w:rPr/>
        <w:t xml:space="preserve"> </w:t>
      </w:r>
    </w:p>
    <w:p w:rsidR="7C377509" w:rsidP="4977B09F" w:rsidRDefault="7C377509" w14:paraId="2EB325BC" w14:textId="6BFEEEEB">
      <w:pPr>
        <w:pStyle w:val="Normal"/>
        <w:ind w:left="720"/>
      </w:pPr>
      <w:r w:rsidR="7C377509">
        <w:rPr/>
        <w:t>return 0;</w:t>
      </w:r>
    </w:p>
    <w:p w:rsidR="7C377509" w:rsidP="4977B09F" w:rsidRDefault="7C377509" w14:paraId="0250D13F" w14:textId="7DEBE09C">
      <w:pPr>
        <w:pStyle w:val="Normal"/>
        <w:ind w:left="720"/>
      </w:pPr>
      <w:r w:rsidR="7C377509">
        <w:rPr/>
        <w:t>}</w:t>
      </w:r>
    </w:p>
    <w:p w:rsidR="7C377509" w:rsidP="4977B09F" w:rsidRDefault="7C377509" w14:paraId="7C4EA86D" w14:textId="0D6D1530">
      <w:pPr>
        <w:pStyle w:val="Normal"/>
        <w:ind w:left="720"/>
      </w:pPr>
      <w:r w:rsidR="7C377509">
        <w:rPr/>
        <w:t xml:space="preserve"> </w:t>
      </w:r>
    </w:p>
    <w:p w:rsidR="7C377509" w:rsidP="4977B09F" w:rsidRDefault="7C377509" w14:paraId="2B399C52" w14:textId="0ECF2464">
      <w:pPr>
        <w:pStyle w:val="Normal"/>
        <w:ind w:left="720"/>
      </w:pPr>
      <w:proofErr w:type="gramStart"/>
      <w:r w:rsidR="7C377509">
        <w:rPr/>
        <w:t>static  void</w:t>
      </w:r>
      <w:proofErr w:type="gramEnd"/>
      <w:r w:rsidR="7C377509">
        <w:rPr/>
        <w:t xml:space="preserve"> __exit  </w:t>
      </w:r>
      <w:proofErr w:type="spellStart"/>
      <w:r w:rsidR="7C377509">
        <w:rPr/>
        <w:t>drv_exit</w:t>
      </w:r>
      <w:proofErr w:type="spellEnd"/>
      <w:r w:rsidR="7C377509">
        <w:rPr/>
        <w:t>(void)</w:t>
      </w:r>
    </w:p>
    <w:p w:rsidR="7C377509" w:rsidP="4977B09F" w:rsidRDefault="7C377509" w14:paraId="40983D0B" w14:textId="3F4A9DDD">
      <w:pPr>
        <w:pStyle w:val="Normal"/>
        <w:ind w:left="720"/>
      </w:pPr>
      <w:r w:rsidR="7C377509">
        <w:rPr/>
        <w:t>{</w:t>
      </w:r>
    </w:p>
    <w:p w:rsidR="7C377509" w:rsidP="4977B09F" w:rsidRDefault="7C377509" w14:paraId="66F0A105" w14:textId="60E14B70">
      <w:pPr>
        <w:pStyle w:val="Normal"/>
        <w:ind w:left="720"/>
      </w:pPr>
      <w:proofErr w:type="spellStart"/>
      <w:r w:rsidR="7C377509">
        <w:rPr/>
        <w:t>unregister_chrdev_region</w:t>
      </w:r>
      <w:proofErr w:type="spellEnd"/>
      <w:r w:rsidR="7C377509">
        <w:rPr/>
        <w:t>(</w:t>
      </w:r>
      <w:proofErr w:type="spellStart"/>
      <w:r w:rsidR="7C377509">
        <w:rPr/>
        <w:t>devid</w:t>
      </w:r>
      <w:proofErr w:type="spellEnd"/>
      <w:r w:rsidR="7C377509">
        <w:rPr/>
        <w:t>, 1);</w:t>
      </w:r>
    </w:p>
    <w:p w:rsidR="7C377509" w:rsidP="4977B09F" w:rsidRDefault="7C377509" w14:paraId="77760DD6" w14:textId="59B2F6F2">
      <w:pPr>
        <w:pStyle w:val="Normal"/>
        <w:ind w:left="720"/>
      </w:pPr>
      <w:proofErr w:type="spellStart"/>
      <w:r w:rsidR="7C377509">
        <w:rPr/>
        <w:t>cdev_del</w:t>
      </w:r>
      <w:proofErr w:type="spellEnd"/>
      <w:r w:rsidR="7C377509">
        <w:rPr/>
        <w:t>(</w:t>
      </w:r>
      <w:proofErr w:type="spellStart"/>
      <w:r w:rsidR="7C377509">
        <w:rPr/>
        <w:t>mycdev</w:t>
      </w:r>
      <w:proofErr w:type="spellEnd"/>
      <w:r w:rsidR="7C377509">
        <w:rPr/>
        <w:t>);</w:t>
      </w:r>
    </w:p>
    <w:p w:rsidR="7C377509" w:rsidP="4977B09F" w:rsidRDefault="7C377509" w14:paraId="0F376B8D" w14:textId="51050044">
      <w:pPr>
        <w:pStyle w:val="Normal"/>
        <w:ind w:left="720"/>
      </w:pPr>
      <w:proofErr w:type="spellStart"/>
      <w:r w:rsidR="7C377509">
        <w:rPr/>
        <w:t>printk</w:t>
      </w:r>
      <w:proofErr w:type="spellEnd"/>
      <w:r w:rsidR="7C377509">
        <w:rPr/>
        <w:t>("Char driver removed \n");</w:t>
      </w:r>
    </w:p>
    <w:p w:rsidR="7C377509" w:rsidP="4977B09F" w:rsidRDefault="7C377509" w14:paraId="77971E87" w14:textId="1ED75D93">
      <w:pPr>
        <w:pStyle w:val="Normal"/>
        <w:ind w:left="720"/>
      </w:pPr>
    </w:p>
    <w:p w:rsidR="7C377509" w:rsidP="4977B09F" w:rsidRDefault="7C377509" w14:paraId="390E9023" w14:textId="5574D91B">
      <w:pPr>
        <w:pStyle w:val="Normal"/>
        <w:ind w:left="720"/>
      </w:pPr>
      <w:r w:rsidR="7C377509">
        <w:rPr/>
        <w:t>}</w:t>
      </w:r>
    </w:p>
    <w:p w:rsidR="7C377509" w:rsidP="4977B09F" w:rsidRDefault="7C377509" w14:paraId="076492ED" w14:textId="442C3F29">
      <w:pPr>
        <w:pStyle w:val="Normal"/>
        <w:ind w:left="720"/>
      </w:pPr>
      <w:r w:rsidR="7C377509">
        <w:rPr/>
        <w:t xml:space="preserve"> </w:t>
      </w:r>
    </w:p>
    <w:p w:rsidR="7C377509" w:rsidP="4977B09F" w:rsidRDefault="7C377509" w14:paraId="0502BC12" w14:textId="0100CFA5">
      <w:pPr>
        <w:pStyle w:val="Normal"/>
        <w:ind w:left="720"/>
      </w:pPr>
      <w:proofErr w:type="spellStart"/>
      <w:r w:rsidR="7C377509">
        <w:rPr/>
        <w:t>module_init</w:t>
      </w:r>
      <w:proofErr w:type="spellEnd"/>
      <w:r w:rsidR="7C377509">
        <w:rPr/>
        <w:t>(</w:t>
      </w:r>
      <w:proofErr w:type="spellStart"/>
      <w:r w:rsidR="7C377509">
        <w:rPr/>
        <w:t>drv_init</w:t>
      </w:r>
      <w:proofErr w:type="spellEnd"/>
      <w:r w:rsidR="7C377509">
        <w:rPr/>
        <w:t>);</w:t>
      </w:r>
    </w:p>
    <w:p w:rsidR="7C377509" w:rsidP="4977B09F" w:rsidRDefault="7C377509" w14:paraId="75018277" w14:textId="730FA1E2">
      <w:pPr>
        <w:pStyle w:val="Normal"/>
        <w:ind w:left="720"/>
      </w:pPr>
      <w:proofErr w:type="spellStart"/>
      <w:r w:rsidR="7C377509">
        <w:rPr/>
        <w:t>module_exit</w:t>
      </w:r>
      <w:proofErr w:type="spellEnd"/>
      <w:r w:rsidR="7C377509">
        <w:rPr/>
        <w:t>(</w:t>
      </w:r>
      <w:proofErr w:type="spellStart"/>
      <w:r w:rsidR="7C377509">
        <w:rPr/>
        <w:t>drv_exit</w:t>
      </w:r>
      <w:proofErr w:type="spellEnd"/>
      <w:r w:rsidR="7C377509">
        <w:rPr/>
        <w:t>);</w:t>
      </w:r>
    </w:p>
    <w:p w:rsidR="7C377509" w:rsidP="4977B09F" w:rsidRDefault="7C377509" w14:paraId="65D25EE3" w14:textId="7ADD22B9">
      <w:pPr>
        <w:pStyle w:val="Normal"/>
        <w:ind w:left="720"/>
      </w:pPr>
      <w:r w:rsidR="7C377509">
        <w:rPr/>
        <w:t xml:space="preserve"> </w:t>
      </w:r>
    </w:p>
    <w:p w:rsidR="7C377509" w:rsidP="4977B09F" w:rsidRDefault="7C377509" w14:paraId="4176B6F6" w14:textId="68E28651">
      <w:pPr>
        <w:pStyle w:val="Normal"/>
        <w:ind w:left="720"/>
      </w:pPr>
      <w:r w:rsidR="7C377509">
        <w:rPr/>
        <w:t>MODULE_</w:t>
      </w:r>
      <w:proofErr w:type="gramStart"/>
      <w:r w:rsidR="7C377509">
        <w:rPr/>
        <w:t>AUTHOR(</w:t>
      </w:r>
      <w:proofErr w:type="gramEnd"/>
      <w:r w:rsidR="7C377509">
        <w:rPr/>
        <w:t>"Sathish Reddy ");</w:t>
      </w:r>
    </w:p>
    <w:p w:rsidR="7C377509" w:rsidP="4977B09F" w:rsidRDefault="7C377509" w14:paraId="32D94CBF" w14:textId="47BD598E">
      <w:pPr>
        <w:pStyle w:val="Normal"/>
        <w:ind w:left="720"/>
      </w:pPr>
      <w:r w:rsidR="7C377509">
        <w:rPr/>
        <w:t>MODULE_</w:t>
      </w:r>
      <w:proofErr w:type="gramStart"/>
      <w:r w:rsidR="7C377509">
        <w:rPr/>
        <w:t>DESCRIPTION(</w:t>
      </w:r>
      <w:proofErr w:type="gramEnd"/>
      <w:r w:rsidR="7C377509">
        <w:rPr/>
        <w:t>"Basic Char driver");</w:t>
      </w:r>
    </w:p>
    <w:p w:rsidR="7C377509" w:rsidP="4977B09F" w:rsidRDefault="7C377509" w14:paraId="09596755" w14:textId="20603CE6">
      <w:pPr>
        <w:pStyle w:val="Normal"/>
        <w:ind w:left="720"/>
      </w:pPr>
      <w:r w:rsidR="7C377509">
        <w:rPr/>
        <w:t>MODULE_LICENSE("GPL");</w:t>
      </w:r>
    </w:p>
    <w:p w:rsidR="1DD7FD3D" w:rsidP="4977B09F" w:rsidRDefault="1DD7FD3D" w14:paraId="774CF01C" w14:textId="177DF613">
      <w:pPr>
        <w:pStyle w:val="Normal"/>
        <w:rPr>
          <w:b w:val="1"/>
          <w:bCs w:val="1"/>
        </w:rPr>
      </w:pPr>
      <w:r w:rsidRPr="4977B09F" w:rsidR="1DD7FD3D">
        <w:rPr>
          <w:b w:val="1"/>
          <w:bCs w:val="1"/>
        </w:rPr>
        <w:t>Char_Driver_1.c</w:t>
      </w:r>
    </w:p>
    <w:p w:rsidR="1DD7FD3D" w:rsidP="4977B09F" w:rsidRDefault="1DD7FD3D" w14:paraId="0BFC3957" w14:textId="0721C8D6">
      <w:pPr>
        <w:pStyle w:val="Normal"/>
        <w:ind w:left="720"/>
        <w:rPr>
          <w:b w:val="0"/>
          <w:bCs w:val="0"/>
        </w:rPr>
      </w:pPr>
      <w:r w:rsidR="1DD7FD3D">
        <w:rPr>
          <w:b w:val="0"/>
          <w:bCs w:val="0"/>
        </w:rPr>
        <w:t>#include &lt;</w:t>
      </w:r>
      <w:proofErr w:type="spellStart"/>
      <w:r w:rsidR="1DD7FD3D">
        <w:rPr>
          <w:b w:val="0"/>
          <w:bCs w:val="0"/>
        </w:rPr>
        <w:t>linux</w:t>
      </w:r>
      <w:proofErr w:type="spellEnd"/>
      <w:r w:rsidR="1DD7FD3D">
        <w:rPr>
          <w:b w:val="0"/>
          <w:bCs w:val="0"/>
        </w:rPr>
        <w:t>/</w:t>
      </w:r>
      <w:proofErr w:type="spellStart"/>
      <w:r w:rsidR="1DD7FD3D">
        <w:rPr>
          <w:b w:val="0"/>
          <w:bCs w:val="0"/>
        </w:rPr>
        <w:t>module.h</w:t>
      </w:r>
      <w:proofErr w:type="spellEnd"/>
      <w:r w:rsidR="1DD7FD3D">
        <w:rPr>
          <w:b w:val="0"/>
          <w:bCs w:val="0"/>
        </w:rPr>
        <w:t>&gt;</w:t>
      </w:r>
    </w:p>
    <w:p w:rsidR="1DD7FD3D" w:rsidP="4977B09F" w:rsidRDefault="1DD7FD3D" w14:paraId="2E07759F" w14:textId="5764638B">
      <w:pPr>
        <w:pStyle w:val="Normal"/>
        <w:ind w:left="720"/>
        <w:rPr>
          <w:b w:val="0"/>
          <w:bCs w:val="0"/>
        </w:rPr>
      </w:pPr>
      <w:r w:rsidR="1DD7FD3D">
        <w:rPr>
          <w:b w:val="0"/>
          <w:bCs w:val="0"/>
        </w:rPr>
        <w:t>#include &lt;</w:t>
      </w:r>
      <w:proofErr w:type="spellStart"/>
      <w:r w:rsidR="1DD7FD3D">
        <w:rPr>
          <w:b w:val="0"/>
          <w:bCs w:val="0"/>
        </w:rPr>
        <w:t>linux</w:t>
      </w:r>
      <w:proofErr w:type="spellEnd"/>
      <w:r w:rsidR="1DD7FD3D">
        <w:rPr>
          <w:b w:val="0"/>
          <w:bCs w:val="0"/>
        </w:rPr>
        <w:t>/</w:t>
      </w:r>
      <w:proofErr w:type="spellStart"/>
      <w:r w:rsidR="1DD7FD3D">
        <w:rPr>
          <w:b w:val="0"/>
          <w:bCs w:val="0"/>
        </w:rPr>
        <w:t>version.h</w:t>
      </w:r>
      <w:proofErr w:type="spellEnd"/>
      <w:r w:rsidR="1DD7FD3D">
        <w:rPr>
          <w:b w:val="0"/>
          <w:bCs w:val="0"/>
        </w:rPr>
        <w:t>&gt;</w:t>
      </w:r>
    </w:p>
    <w:p w:rsidR="1DD7FD3D" w:rsidP="4977B09F" w:rsidRDefault="1DD7FD3D" w14:paraId="7ADFABF3" w14:textId="34C89A85">
      <w:pPr>
        <w:pStyle w:val="Normal"/>
        <w:ind w:left="720"/>
        <w:rPr>
          <w:b w:val="0"/>
          <w:bCs w:val="0"/>
        </w:rPr>
      </w:pPr>
      <w:r w:rsidR="1DD7FD3D">
        <w:rPr>
          <w:b w:val="0"/>
          <w:bCs w:val="0"/>
        </w:rPr>
        <w:t>#include &lt;</w:t>
      </w:r>
      <w:proofErr w:type="spellStart"/>
      <w:r w:rsidR="1DD7FD3D">
        <w:rPr>
          <w:b w:val="0"/>
          <w:bCs w:val="0"/>
        </w:rPr>
        <w:t>linux</w:t>
      </w:r>
      <w:proofErr w:type="spellEnd"/>
      <w:r w:rsidR="1DD7FD3D">
        <w:rPr>
          <w:b w:val="0"/>
          <w:bCs w:val="0"/>
        </w:rPr>
        <w:t>/</w:t>
      </w:r>
      <w:proofErr w:type="spellStart"/>
      <w:r w:rsidR="1DD7FD3D">
        <w:rPr>
          <w:b w:val="0"/>
          <w:bCs w:val="0"/>
        </w:rPr>
        <w:t>kernel.h</w:t>
      </w:r>
      <w:proofErr w:type="spellEnd"/>
      <w:r w:rsidR="1DD7FD3D">
        <w:rPr>
          <w:b w:val="0"/>
          <w:bCs w:val="0"/>
        </w:rPr>
        <w:t>&gt;</w:t>
      </w:r>
    </w:p>
    <w:p w:rsidR="1DD7FD3D" w:rsidP="4977B09F" w:rsidRDefault="1DD7FD3D" w14:paraId="0703DE1C" w14:textId="379FAA48">
      <w:pPr>
        <w:pStyle w:val="Normal"/>
        <w:ind w:left="720"/>
        <w:rPr>
          <w:b w:val="0"/>
          <w:bCs w:val="0"/>
        </w:rPr>
      </w:pPr>
      <w:r w:rsidR="1DD7FD3D">
        <w:rPr>
          <w:b w:val="0"/>
          <w:bCs w:val="0"/>
        </w:rPr>
        <w:t>#include &lt;</w:t>
      </w:r>
      <w:proofErr w:type="spellStart"/>
      <w:r w:rsidR="1DD7FD3D">
        <w:rPr>
          <w:b w:val="0"/>
          <w:bCs w:val="0"/>
        </w:rPr>
        <w:t>linux</w:t>
      </w:r>
      <w:proofErr w:type="spellEnd"/>
      <w:r w:rsidR="1DD7FD3D">
        <w:rPr>
          <w:b w:val="0"/>
          <w:bCs w:val="0"/>
        </w:rPr>
        <w:t>/</w:t>
      </w:r>
      <w:proofErr w:type="spellStart"/>
      <w:r w:rsidR="1DD7FD3D">
        <w:rPr>
          <w:b w:val="0"/>
          <w:bCs w:val="0"/>
        </w:rPr>
        <w:t>fs.h</w:t>
      </w:r>
      <w:proofErr w:type="spellEnd"/>
      <w:r w:rsidR="1DD7FD3D">
        <w:rPr>
          <w:b w:val="0"/>
          <w:bCs w:val="0"/>
        </w:rPr>
        <w:t>&gt;</w:t>
      </w:r>
    </w:p>
    <w:p w:rsidR="1DD7FD3D" w:rsidP="4977B09F" w:rsidRDefault="1DD7FD3D" w14:paraId="05107355" w14:textId="20A4295D">
      <w:pPr>
        <w:pStyle w:val="Normal"/>
        <w:ind w:left="720"/>
        <w:rPr>
          <w:b w:val="0"/>
          <w:bCs w:val="0"/>
        </w:rPr>
      </w:pPr>
      <w:r w:rsidR="1DD7FD3D">
        <w:rPr>
          <w:b w:val="0"/>
          <w:bCs w:val="0"/>
        </w:rPr>
        <w:t>#include &lt;</w:t>
      </w:r>
      <w:proofErr w:type="spellStart"/>
      <w:r w:rsidR="1DD7FD3D">
        <w:rPr>
          <w:b w:val="0"/>
          <w:bCs w:val="0"/>
        </w:rPr>
        <w:t>linux</w:t>
      </w:r>
      <w:proofErr w:type="spellEnd"/>
      <w:r w:rsidR="1DD7FD3D">
        <w:rPr>
          <w:b w:val="0"/>
          <w:bCs w:val="0"/>
        </w:rPr>
        <w:t>/</w:t>
      </w:r>
      <w:proofErr w:type="spellStart"/>
      <w:r w:rsidR="1DD7FD3D">
        <w:rPr>
          <w:b w:val="0"/>
          <w:bCs w:val="0"/>
        </w:rPr>
        <w:t>cdev.h</w:t>
      </w:r>
      <w:proofErr w:type="spellEnd"/>
      <w:r w:rsidR="1DD7FD3D">
        <w:rPr>
          <w:b w:val="0"/>
          <w:bCs w:val="0"/>
        </w:rPr>
        <w:t>&gt;</w:t>
      </w:r>
    </w:p>
    <w:p w:rsidR="1DD7FD3D" w:rsidP="4977B09F" w:rsidRDefault="1DD7FD3D" w14:paraId="26DA9AC2" w14:textId="7198F32C">
      <w:pPr>
        <w:pStyle w:val="Normal"/>
        <w:ind w:left="720"/>
        <w:rPr>
          <w:b w:val="0"/>
          <w:bCs w:val="0"/>
        </w:rPr>
      </w:pPr>
      <w:r w:rsidR="1DD7FD3D">
        <w:rPr>
          <w:b w:val="0"/>
          <w:bCs w:val="0"/>
        </w:rPr>
        <w:t xml:space="preserve"> </w:t>
      </w:r>
    </w:p>
    <w:p w:rsidR="1DD7FD3D" w:rsidP="4977B09F" w:rsidRDefault="1DD7FD3D" w14:paraId="2837ED0D" w14:textId="5B84463D">
      <w:pPr>
        <w:pStyle w:val="Normal"/>
        <w:ind w:left="720"/>
        <w:rPr>
          <w:b w:val="0"/>
          <w:bCs w:val="0"/>
        </w:rPr>
      </w:pPr>
      <w:r w:rsidR="1DD7FD3D">
        <w:rPr>
          <w:b w:val="0"/>
          <w:bCs w:val="0"/>
        </w:rPr>
        <w:t>#define CHAR_DEV_NAME "Testdev_1"</w:t>
      </w:r>
    </w:p>
    <w:p w:rsidR="1DD7FD3D" w:rsidP="4977B09F" w:rsidRDefault="1DD7FD3D" w14:paraId="01BE6619" w14:textId="5EFB65AF">
      <w:pPr>
        <w:pStyle w:val="Normal"/>
        <w:ind w:left="720"/>
        <w:rPr>
          <w:b w:val="0"/>
          <w:bCs w:val="0"/>
        </w:rPr>
      </w:pPr>
      <w:r w:rsidR="1DD7FD3D">
        <w:rPr>
          <w:b w:val="0"/>
          <w:bCs w:val="0"/>
        </w:rPr>
        <w:t>#define SUCCESS 0</w:t>
      </w:r>
    </w:p>
    <w:p w:rsidR="1DD7FD3D" w:rsidP="4977B09F" w:rsidRDefault="1DD7FD3D" w14:paraId="65B17DE2" w14:textId="6AFFC176">
      <w:pPr>
        <w:pStyle w:val="Normal"/>
        <w:ind w:left="720"/>
        <w:rPr>
          <w:b w:val="0"/>
          <w:bCs w:val="0"/>
        </w:rPr>
      </w:pPr>
      <w:r w:rsidR="1DD7FD3D">
        <w:rPr>
          <w:b w:val="0"/>
          <w:bCs w:val="0"/>
        </w:rPr>
        <w:t xml:space="preserve"> </w:t>
      </w:r>
    </w:p>
    <w:p w:rsidR="1DD7FD3D" w:rsidP="4977B09F" w:rsidRDefault="1DD7FD3D" w14:paraId="168B960C" w14:textId="43AC6F91">
      <w:pPr>
        <w:pStyle w:val="Normal"/>
        <w:ind w:left="720"/>
        <w:rPr>
          <w:b w:val="0"/>
          <w:bCs w:val="0"/>
        </w:rPr>
      </w:pPr>
      <w:r w:rsidR="1DD7FD3D">
        <w:rPr>
          <w:b w:val="0"/>
          <w:bCs w:val="0"/>
        </w:rPr>
        <w:t xml:space="preserve">static </w:t>
      </w:r>
      <w:proofErr w:type="gramStart"/>
      <w:r w:rsidR="1DD7FD3D">
        <w:rPr>
          <w:b w:val="0"/>
          <w:bCs w:val="0"/>
        </w:rPr>
        <w:t>struct</w:t>
      </w:r>
      <w:proofErr w:type="gramEnd"/>
      <w:r w:rsidR="1DD7FD3D">
        <w:rPr>
          <w:b w:val="0"/>
          <w:bCs w:val="0"/>
        </w:rPr>
        <w:t xml:space="preserve"> </w:t>
      </w:r>
      <w:proofErr w:type="spellStart"/>
      <w:r w:rsidR="1DD7FD3D">
        <w:rPr>
          <w:b w:val="0"/>
          <w:bCs w:val="0"/>
        </w:rPr>
        <w:t>cdev</w:t>
      </w:r>
      <w:proofErr w:type="spellEnd"/>
      <w:r w:rsidR="1DD7FD3D">
        <w:rPr>
          <w:b w:val="0"/>
          <w:bCs w:val="0"/>
        </w:rPr>
        <w:t xml:space="preserve"> *</w:t>
      </w:r>
      <w:proofErr w:type="spellStart"/>
      <w:r w:rsidR="1DD7FD3D">
        <w:rPr>
          <w:b w:val="0"/>
          <w:bCs w:val="0"/>
        </w:rPr>
        <w:t>my_cdev</w:t>
      </w:r>
      <w:proofErr w:type="spellEnd"/>
      <w:r w:rsidR="1DD7FD3D">
        <w:rPr>
          <w:b w:val="0"/>
          <w:bCs w:val="0"/>
        </w:rPr>
        <w:t>;</w:t>
      </w:r>
    </w:p>
    <w:p w:rsidR="1DD7FD3D" w:rsidP="4977B09F" w:rsidRDefault="1DD7FD3D" w14:paraId="7D4B4DE7" w14:textId="4F6953AD">
      <w:pPr>
        <w:pStyle w:val="Normal"/>
        <w:ind w:left="720"/>
        <w:rPr>
          <w:b w:val="0"/>
          <w:bCs w:val="0"/>
        </w:rPr>
      </w:pPr>
      <w:r w:rsidR="1DD7FD3D">
        <w:rPr>
          <w:b w:val="0"/>
          <w:bCs w:val="0"/>
        </w:rPr>
        <w:t xml:space="preserve">static </w:t>
      </w:r>
      <w:proofErr w:type="spellStart"/>
      <w:r w:rsidR="1DD7FD3D">
        <w:rPr>
          <w:b w:val="0"/>
          <w:bCs w:val="0"/>
        </w:rPr>
        <w:t>dev_t</w:t>
      </w:r>
      <w:proofErr w:type="spellEnd"/>
      <w:r w:rsidR="1DD7FD3D">
        <w:rPr>
          <w:b w:val="0"/>
          <w:bCs w:val="0"/>
        </w:rPr>
        <w:t xml:space="preserve"> </w:t>
      </w:r>
      <w:proofErr w:type="spellStart"/>
      <w:r w:rsidR="1DD7FD3D">
        <w:rPr>
          <w:b w:val="0"/>
          <w:bCs w:val="0"/>
        </w:rPr>
        <w:t>mydev</w:t>
      </w:r>
      <w:proofErr w:type="spellEnd"/>
      <w:r w:rsidR="1DD7FD3D">
        <w:rPr>
          <w:b w:val="0"/>
          <w:bCs w:val="0"/>
        </w:rPr>
        <w:t>;</w:t>
      </w:r>
    </w:p>
    <w:p w:rsidR="1DD7FD3D" w:rsidP="4977B09F" w:rsidRDefault="1DD7FD3D" w14:paraId="2F9A1DFA" w14:textId="6061C8D6">
      <w:pPr>
        <w:pStyle w:val="Normal"/>
        <w:ind w:left="720"/>
        <w:rPr>
          <w:b w:val="0"/>
          <w:bCs w:val="0"/>
        </w:rPr>
      </w:pPr>
      <w:r w:rsidR="1DD7FD3D">
        <w:rPr>
          <w:b w:val="0"/>
          <w:bCs w:val="0"/>
        </w:rPr>
        <w:t xml:space="preserve">static int count = 1, </w:t>
      </w:r>
      <w:proofErr w:type="spellStart"/>
      <w:r w:rsidR="1DD7FD3D">
        <w:rPr>
          <w:b w:val="0"/>
          <w:bCs w:val="0"/>
        </w:rPr>
        <w:t>inuse</w:t>
      </w:r>
      <w:proofErr w:type="spellEnd"/>
      <w:r w:rsidR="1DD7FD3D">
        <w:rPr>
          <w:b w:val="0"/>
          <w:bCs w:val="0"/>
        </w:rPr>
        <w:t xml:space="preserve"> = 0;</w:t>
      </w:r>
    </w:p>
    <w:p w:rsidR="1DD7FD3D" w:rsidP="4977B09F" w:rsidRDefault="1DD7FD3D" w14:paraId="17AA08D6" w14:textId="2424E537">
      <w:pPr>
        <w:pStyle w:val="Normal"/>
        <w:ind w:left="720"/>
        <w:rPr>
          <w:b w:val="0"/>
          <w:bCs w:val="0"/>
        </w:rPr>
      </w:pPr>
      <w:r w:rsidR="1DD7FD3D">
        <w:rPr>
          <w:b w:val="0"/>
          <w:bCs w:val="0"/>
        </w:rPr>
        <w:t xml:space="preserve"> </w:t>
      </w:r>
    </w:p>
    <w:p w:rsidR="1DD7FD3D" w:rsidP="4977B09F" w:rsidRDefault="1DD7FD3D" w14:paraId="2BD991B1" w14:textId="2F0D529B">
      <w:pPr>
        <w:pStyle w:val="Normal"/>
        <w:ind w:left="720"/>
        <w:rPr>
          <w:b w:val="0"/>
          <w:bCs w:val="0"/>
        </w:rPr>
      </w:pPr>
      <w:r w:rsidR="1DD7FD3D">
        <w:rPr>
          <w:b w:val="0"/>
          <w:bCs w:val="0"/>
        </w:rPr>
        <w:t xml:space="preserve">static int </w:t>
      </w:r>
      <w:proofErr w:type="spellStart"/>
      <w:r w:rsidR="1DD7FD3D">
        <w:rPr>
          <w:b w:val="0"/>
          <w:bCs w:val="0"/>
        </w:rPr>
        <w:t>char_dev_open</w:t>
      </w:r>
      <w:proofErr w:type="spellEnd"/>
      <w:r w:rsidR="1DD7FD3D">
        <w:rPr>
          <w:b w:val="0"/>
          <w:bCs w:val="0"/>
        </w:rPr>
        <w:t xml:space="preserve">(struct </w:t>
      </w:r>
      <w:proofErr w:type="spellStart"/>
      <w:r w:rsidR="1DD7FD3D">
        <w:rPr>
          <w:b w:val="0"/>
          <w:bCs w:val="0"/>
        </w:rPr>
        <w:t>inode</w:t>
      </w:r>
      <w:proofErr w:type="spellEnd"/>
      <w:r w:rsidR="1DD7FD3D">
        <w:rPr>
          <w:b w:val="0"/>
          <w:bCs w:val="0"/>
        </w:rPr>
        <w:t xml:space="preserve"> *</w:t>
      </w:r>
      <w:proofErr w:type="spellStart"/>
      <w:r w:rsidR="1DD7FD3D">
        <w:rPr>
          <w:b w:val="0"/>
          <w:bCs w:val="0"/>
        </w:rPr>
        <w:t>inode</w:t>
      </w:r>
      <w:proofErr w:type="spellEnd"/>
      <w:r w:rsidR="1DD7FD3D">
        <w:rPr>
          <w:b w:val="0"/>
          <w:bCs w:val="0"/>
        </w:rPr>
        <w:t>, struct file *file)</w:t>
      </w:r>
    </w:p>
    <w:p w:rsidR="1DD7FD3D" w:rsidP="4977B09F" w:rsidRDefault="1DD7FD3D" w14:paraId="4C98A627" w14:textId="749F6B0D">
      <w:pPr>
        <w:pStyle w:val="Normal"/>
        <w:ind w:left="720"/>
        <w:rPr>
          <w:b w:val="0"/>
          <w:bCs w:val="0"/>
        </w:rPr>
      </w:pPr>
      <w:r w:rsidR="1DD7FD3D">
        <w:rPr>
          <w:b w:val="0"/>
          <w:bCs w:val="0"/>
        </w:rPr>
        <w:t>{</w:t>
      </w:r>
    </w:p>
    <w:p w:rsidR="1DD7FD3D" w:rsidP="4977B09F" w:rsidRDefault="1DD7FD3D" w14:paraId="3C7138A3" w14:textId="63F3CA76">
      <w:pPr>
        <w:pStyle w:val="Normal"/>
        <w:ind w:left="720"/>
        <w:rPr>
          <w:b w:val="0"/>
          <w:bCs w:val="0"/>
        </w:rPr>
      </w:pPr>
      <w:r w:rsidR="1DD7FD3D">
        <w:rPr>
          <w:b w:val="0"/>
          <w:bCs w:val="0"/>
        </w:rPr>
        <w:t>if (</w:t>
      </w:r>
      <w:proofErr w:type="spellStart"/>
      <w:r w:rsidR="1DD7FD3D">
        <w:rPr>
          <w:b w:val="0"/>
          <w:bCs w:val="0"/>
        </w:rPr>
        <w:t>inuse</w:t>
      </w:r>
      <w:proofErr w:type="spellEnd"/>
      <w:r w:rsidR="1DD7FD3D">
        <w:rPr>
          <w:b w:val="0"/>
          <w:bCs w:val="0"/>
        </w:rPr>
        <w:t>) {</w:t>
      </w:r>
    </w:p>
    <w:p w:rsidR="1DD7FD3D" w:rsidP="4977B09F" w:rsidRDefault="1DD7FD3D" w14:paraId="27C64764" w14:textId="2BF3B4E1">
      <w:pPr>
        <w:pStyle w:val="Normal"/>
        <w:ind w:left="720"/>
        <w:rPr>
          <w:b w:val="0"/>
          <w:bCs w:val="0"/>
        </w:rPr>
      </w:pPr>
      <w:proofErr w:type="spellStart"/>
      <w:r w:rsidR="1DD7FD3D">
        <w:rPr>
          <w:b w:val="0"/>
          <w:bCs w:val="0"/>
        </w:rPr>
        <w:t>pr_err</w:t>
      </w:r>
      <w:proofErr w:type="spellEnd"/>
      <w:r w:rsidR="1DD7FD3D">
        <w:rPr>
          <w:b w:val="0"/>
          <w:bCs w:val="0"/>
        </w:rPr>
        <w:t>("Device busy %s", CHAR_DEV_NAME);</w:t>
      </w:r>
    </w:p>
    <w:p w:rsidR="1DD7FD3D" w:rsidP="4977B09F" w:rsidRDefault="1DD7FD3D" w14:paraId="0360FC96" w14:textId="5671DC9B">
      <w:pPr>
        <w:pStyle w:val="Normal"/>
        <w:ind w:left="720"/>
        <w:rPr>
          <w:b w:val="0"/>
          <w:bCs w:val="0"/>
        </w:rPr>
      </w:pPr>
      <w:r w:rsidR="1DD7FD3D">
        <w:rPr>
          <w:b w:val="0"/>
          <w:bCs w:val="0"/>
        </w:rPr>
        <w:t>return -EBUSY;</w:t>
      </w:r>
    </w:p>
    <w:p w:rsidR="1DD7FD3D" w:rsidP="4977B09F" w:rsidRDefault="1DD7FD3D" w14:paraId="3528E429" w14:textId="45709104">
      <w:pPr>
        <w:pStyle w:val="Normal"/>
        <w:ind w:left="720"/>
        <w:rPr>
          <w:b w:val="0"/>
          <w:bCs w:val="0"/>
        </w:rPr>
      </w:pPr>
      <w:r w:rsidR="1DD7FD3D">
        <w:rPr>
          <w:b w:val="0"/>
          <w:bCs w:val="0"/>
        </w:rPr>
        <w:t>}</w:t>
      </w:r>
    </w:p>
    <w:p w:rsidR="1DD7FD3D" w:rsidP="4977B09F" w:rsidRDefault="1DD7FD3D" w14:paraId="31EBFEE5" w14:textId="74F54B3C">
      <w:pPr>
        <w:pStyle w:val="Normal"/>
        <w:ind w:left="720"/>
        <w:rPr>
          <w:b w:val="0"/>
          <w:bCs w:val="0"/>
        </w:rPr>
      </w:pPr>
      <w:proofErr w:type="spellStart"/>
      <w:r w:rsidR="1DD7FD3D">
        <w:rPr>
          <w:b w:val="0"/>
          <w:bCs w:val="0"/>
        </w:rPr>
        <w:t>inuse</w:t>
      </w:r>
      <w:proofErr w:type="spellEnd"/>
      <w:r w:rsidR="1DD7FD3D">
        <w:rPr>
          <w:b w:val="0"/>
          <w:bCs w:val="0"/>
        </w:rPr>
        <w:t xml:space="preserve"> = 1;</w:t>
      </w:r>
    </w:p>
    <w:p w:rsidR="1DD7FD3D" w:rsidP="4977B09F" w:rsidRDefault="1DD7FD3D" w14:paraId="5F624A4D" w14:textId="0901CB75">
      <w:pPr>
        <w:pStyle w:val="Normal"/>
        <w:ind w:left="720"/>
        <w:rPr>
          <w:b w:val="0"/>
          <w:bCs w:val="0"/>
        </w:rPr>
      </w:pPr>
      <w:proofErr w:type="spellStart"/>
      <w:r w:rsidR="1DD7FD3D">
        <w:rPr>
          <w:b w:val="0"/>
          <w:bCs w:val="0"/>
        </w:rPr>
        <w:t>pr_info</w:t>
      </w:r>
      <w:proofErr w:type="spellEnd"/>
      <w:r w:rsidR="1DD7FD3D">
        <w:rPr>
          <w:b w:val="0"/>
          <w:bCs w:val="0"/>
        </w:rPr>
        <w:t>("Open operation invoked");</w:t>
      </w:r>
    </w:p>
    <w:p w:rsidR="1DD7FD3D" w:rsidP="4977B09F" w:rsidRDefault="1DD7FD3D" w14:paraId="05C51313" w14:textId="34DB3027">
      <w:pPr>
        <w:pStyle w:val="Normal"/>
        <w:ind w:left="720"/>
        <w:rPr>
          <w:b w:val="0"/>
          <w:bCs w:val="0"/>
        </w:rPr>
      </w:pPr>
      <w:r w:rsidR="1DD7FD3D">
        <w:rPr>
          <w:b w:val="0"/>
          <w:bCs w:val="0"/>
        </w:rPr>
        <w:t>return SUCCESS;</w:t>
      </w:r>
    </w:p>
    <w:p w:rsidR="1DD7FD3D" w:rsidP="4977B09F" w:rsidRDefault="1DD7FD3D" w14:paraId="7B7B6F03" w14:textId="38DA59F1">
      <w:pPr>
        <w:pStyle w:val="Normal"/>
        <w:ind w:left="720"/>
        <w:rPr>
          <w:b w:val="0"/>
          <w:bCs w:val="0"/>
        </w:rPr>
      </w:pPr>
      <w:r w:rsidR="1DD7FD3D">
        <w:rPr>
          <w:b w:val="0"/>
          <w:bCs w:val="0"/>
        </w:rPr>
        <w:t>}</w:t>
      </w:r>
    </w:p>
    <w:p w:rsidR="1DD7FD3D" w:rsidP="4977B09F" w:rsidRDefault="1DD7FD3D" w14:paraId="00D27836" w14:textId="607796DD">
      <w:pPr>
        <w:pStyle w:val="Normal"/>
        <w:ind w:left="720"/>
        <w:rPr>
          <w:b w:val="0"/>
          <w:bCs w:val="0"/>
        </w:rPr>
      </w:pPr>
      <w:r w:rsidR="1DD7FD3D">
        <w:rPr>
          <w:b w:val="0"/>
          <w:bCs w:val="0"/>
        </w:rPr>
        <w:t xml:space="preserve"> </w:t>
      </w:r>
    </w:p>
    <w:p w:rsidR="1DD7FD3D" w:rsidP="4977B09F" w:rsidRDefault="1DD7FD3D" w14:paraId="55A3E5A6" w14:textId="336C933C">
      <w:pPr>
        <w:pStyle w:val="Normal"/>
        <w:ind w:left="720"/>
        <w:rPr>
          <w:b w:val="0"/>
          <w:bCs w:val="0"/>
        </w:rPr>
      </w:pPr>
      <w:r w:rsidR="1DD7FD3D">
        <w:rPr>
          <w:b w:val="0"/>
          <w:bCs w:val="0"/>
        </w:rPr>
        <w:t xml:space="preserve">static int </w:t>
      </w:r>
      <w:proofErr w:type="spellStart"/>
      <w:r w:rsidR="1DD7FD3D">
        <w:rPr>
          <w:b w:val="0"/>
          <w:bCs w:val="0"/>
        </w:rPr>
        <w:t>char_dev_release</w:t>
      </w:r>
      <w:proofErr w:type="spellEnd"/>
      <w:r w:rsidR="1DD7FD3D">
        <w:rPr>
          <w:b w:val="0"/>
          <w:bCs w:val="0"/>
        </w:rPr>
        <w:t xml:space="preserve">(struct </w:t>
      </w:r>
      <w:proofErr w:type="spellStart"/>
      <w:r w:rsidR="1DD7FD3D">
        <w:rPr>
          <w:b w:val="0"/>
          <w:bCs w:val="0"/>
        </w:rPr>
        <w:t>inode</w:t>
      </w:r>
      <w:proofErr w:type="spellEnd"/>
      <w:r w:rsidR="1DD7FD3D">
        <w:rPr>
          <w:b w:val="0"/>
          <w:bCs w:val="0"/>
        </w:rPr>
        <w:t xml:space="preserve"> *</w:t>
      </w:r>
      <w:proofErr w:type="spellStart"/>
      <w:r w:rsidR="1DD7FD3D">
        <w:rPr>
          <w:b w:val="0"/>
          <w:bCs w:val="0"/>
        </w:rPr>
        <w:t>inode</w:t>
      </w:r>
      <w:proofErr w:type="spellEnd"/>
      <w:r w:rsidR="1DD7FD3D">
        <w:rPr>
          <w:b w:val="0"/>
          <w:bCs w:val="0"/>
        </w:rPr>
        <w:t>, struct file *file)</w:t>
      </w:r>
    </w:p>
    <w:p w:rsidR="1DD7FD3D" w:rsidP="4977B09F" w:rsidRDefault="1DD7FD3D" w14:paraId="1E845D67" w14:textId="75BAD505">
      <w:pPr>
        <w:pStyle w:val="Normal"/>
        <w:ind w:left="720"/>
        <w:rPr>
          <w:b w:val="0"/>
          <w:bCs w:val="0"/>
        </w:rPr>
      </w:pPr>
      <w:r w:rsidR="1DD7FD3D">
        <w:rPr>
          <w:b w:val="0"/>
          <w:bCs w:val="0"/>
        </w:rPr>
        <w:t>{</w:t>
      </w:r>
    </w:p>
    <w:p w:rsidR="1DD7FD3D" w:rsidP="4977B09F" w:rsidRDefault="1DD7FD3D" w14:paraId="35231356" w14:textId="422D292C">
      <w:pPr>
        <w:pStyle w:val="Normal"/>
        <w:ind w:left="720"/>
        <w:rPr>
          <w:b w:val="0"/>
          <w:bCs w:val="0"/>
        </w:rPr>
      </w:pPr>
      <w:proofErr w:type="spellStart"/>
      <w:r w:rsidR="1DD7FD3D">
        <w:rPr>
          <w:b w:val="0"/>
          <w:bCs w:val="0"/>
        </w:rPr>
        <w:t>inuse</w:t>
      </w:r>
      <w:proofErr w:type="spellEnd"/>
      <w:r w:rsidR="1DD7FD3D">
        <w:rPr>
          <w:b w:val="0"/>
          <w:bCs w:val="0"/>
        </w:rPr>
        <w:t xml:space="preserve"> = 0;</w:t>
      </w:r>
    </w:p>
    <w:p w:rsidR="1DD7FD3D" w:rsidP="4977B09F" w:rsidRDefault="1DD7FD3D" w14:paraId="7D3A6A59" w14:textId="5621A2D4">
      <w:pPr>
        <w:pStyle w:val="Normal"/>
        <w:ind w:left="720"/>
        <w:rPr>
          <w:b w:val="0"/>
          <w:bCs w:val="0"/>
        </w:rPr>
      </w:pPr>
      <w:r w:rsidR="1DD7FD3D">
        <w:rPr>
          <w:b w:val="0"/>
          <w:bCs w:val="0"/>
        </w:rPr>
        <w:t>return SUCCESS;</w:t>
      </w:r>
    </w:p>
    <w:p w:rsidR="1DD7FD3D" w:rsidP="4977B09F" w:rsidRDefault="1DD7FD3D" w14:paraId="6E79C2DD" w14:textId="76614DCB">
      <w:pPr>
        <w:pStyle w:val="Normal"/>
        <w:ind w:left="720"/>
        <w:rPr>
          <w:b w:val="0"/>
          <w:bCs w:val="0"/>
        </w:rPr>
      </w:pPr>
      <w:r w:rsidR="1DD7FD3D">
        <w:rPr>
          <w:b w:val="0"/>
          <w:bCs w:val="0"/>
        </w:rPr>
        <w:t>}</w:t>
      </w:r>
    </w:p>
    <w:p w:rsidR="1DD7FD3D" w:rsidP="4977B09F" w:rsidRDefault="1DD7FD3D" w14:paraId="4E430652" w14:textId="38242681">
      <w:pPr>
        <w:pStyle w:val="Normal"/>
        <w:ind w:left="720"/>
        <w:rPr>
          <w:b w:val="0"/>
          <w:bCs w:val="0"/>
        </w:rPr>
      </w:pPr>
      <w:r w:rsidR="1DD7FD3D">
        <w:rPr>
          <w:b w:val="0"/>
          <w:bCs w:val="0"/>
        </w:rPr>
        <w:t xml:space="preserve"> </w:t>
      </w:r>
    </w:p>
    <w:p w:rsidR="1DD7FD3D" w:rsidP="4977B09F" w:rsidRDefault="1DD7FD3D" w14:paraId="62E5C1E6" w14:textId="5793B632">
      <w:pPr>
        <w:pStyle w:val="Normal"/>
        <w:ind w:left="720"/>
        <w:rPr>
          <w:b w:val="0"/>
          <w:bCs w:val="0"/>
        </w:rPr>
      </w:pPr>
      <w:r w:rsidR="1DD7FD3D">
        <w:rPr>
          <w:b w:val="0"/>
          <w:bCs w:val="0"/>
        </w:rPr>
        <w:t xml:space="preserve">static </w:t>
      </w:r>
      <w:proofErr w:type="spellStart"/>
      <w:r w:rsidR="1DD7FD3D">
        <w:rPr>
          <w:b w:val="0"/>
          <w:bCs w:val="0"/>
        </w:rPr>
        <w:t>ssize_t</w:t>
      </w:r>
      <w:proofErr w:type="spellEnd"/>
      <w:r w:rsidR="1DD7FD3D">
        <w:rPr>
          <w:b w:val="0"/>
          <w:bCs w:val="0"/>
        </w:rPr>
        <w:t xml:space="preserve"> </w:t>
      </w:r>
      <w:proofErr w:type="spellStart"/>
      <w:r w:rsidR="1DD7FD3D">
        <w:rPr>
          <w:b w:val="0"/>
          <w:bCs w:val="0"/>
        </w:rPr>
        <w:t>char_dev_write</w:t>
      </w:r>
      <w:proofErr w:type="spellEnd"/>
      <w:r w:rsidR="1DD7FD3D">
        <w:rPr>
          <w:b w:val="0"/>
          <w:bCs w:val="0"/>
        </w:rPr>
        <w:t xml:space="preserve">(struct file *file, </w:t>
      </w:r>
      <w:proofErr w:type="spellStart"/>
      <w:r w:rsidR="1DD7FD3D">
        <w:rPr>
          <w:b w:val="0"/>
          <w:bCs w:val="0"/>
        </w:rPr>
        <w:t>const</w:t>
      </w:r>
      <w:proofErr w:type="spellEnd"/>
      <w:r w:rsidR="1DD7FD3D">
        <w:rPr>
          <w:b w:val="0"/>
          <w:bCs w:val="0"/>
        </w:rPr>
        <w:t xml:space="preserve"> char __user * </w:t>
      </w:r>
      <w:proofErr w:type="spellStart"/>
      <w:r w:rsidR="1DD7FD3D">
        <w:rPr>
          <w:b w:val="0"/>
          <w:bCs w:val="0"/>
        </w:rPr>
        <w:t>buf</w:t>
      </w:r>
      <w:proofErr w:type="spellEnd"/>
      <w:r w:rsidR="1DD7FD3D">
        <w:rPr>
          <w:b w:val="0"/>
          <w:bCs w:val="0"/>
        </w:rPr>
        <w:t>,</w:t>
      </w:r>
    </w:p>
    <w:p w:rsidR="1DD7FD3D" w:rsidP="4977B09F" w:rsidRDefault="1DD7FD3D" w14:paraId="2001DEA1" w14:textId="0EB8197F">
      <w:pPr>
        <w:pStyle w:val="Normal"/>
        <w:ind w:left="720"/>
        <w:rPr>
          <w:b w:val="0"/>
          <w:bCs w:val="0"/>
        </w:rPr>
      </w:pPr>
      <w:r w:rsidR="1DD7FD3D">
        <w:rPr>
          <w:b w:val="0"/>
          <w:bCs w:val="0"/>
        </w:rPr>
        <w:t xml:space="preserve">      </w:t>
      </w:r>
      <w:proofErr w:type="spellStart"/>
      <w:r w:rsidR="1DD7FD3D">
        <w:rPr>
          <w:b w:val="0"/>
          <w:bCs w:val="0"/>
        </w:rPr>
        <w:t>size_t</w:t>
      </w:r>
      <w:proofErr w:type="spellEnd"/>
      <w:r w:rsidR="1DD7FD3D">
        <w:rPr>
          <w:b w:val="0"/>
          <w:bCs w:val="0"/>
        </w:rPr>
        <w:t xml:space="preserve"> </w:t>
      </w:r>
      <w:proofErr w:type="spellStart"/>
      <w:r w:rsidR="1DD7FD3D">
        <w:rPr>
          <w:b w:val="0"/>
          <w:bCs w:val="0"/>
        </w:rPr>
        <w:t>lbuf</w:t>
      </w:r>
      <w:proofErr w:type="spellEnd"/>
      <w:r w:rsidR="1DD7FD3D">
        <w:rPr>
          <w:b w:val="0"/>
          <w:bCs w:val="0"/>
        </w:rPr>
        <w:t xml:space="preserve">, </w:t>
      </w:r>
      <w:proofErr w:type="spellStart"/>
      <w:r w:rsidR="1DD7FD3D">
        <w:rPr>
          <w:b w:val="0"/>
          <w:bCs w:val="0"/>
        </w:rPr>
        <w:t>loff_t</w:t>
      </w:r>
      <w:proofErr w:type="spellEnd"/>
      <w:r w:rsidR="1DD7FD3D">
        <w:rPr>
          <w:b w:val="0"/>
          <w:bCs w:val="0"/>
        </w:rPr>
        <w:t xml:space="preserve"> * offset)</w:t>
      </w:r>
    </w:p>
    <w:p w:rsidR="1DD7FD3D" w:rsidP="4977B09F" w:rsidRDefault="1DD7FD3D" w14:paraId="2C1D57EC" w14:textId="501E7224">
      <w:pPr>
        <w:pStyle w:val="Normal"/>
        <w:ind w:left="720"/>
        <w:rPr>
          <w:b w:val="0"/>
          <w:bCs w:val="0"/>
        </w:rPr>
      </w:pPr>
      <w:r w:rsidR="1DD7FD3D">
        <w:rPr>
          <w:b w:val="0"/>
          <w:bCs w:val="0"/>
        </w:rPr>
        <w:t>{</w:t>
      </w:r>
    </w:p>
    <w:p w:rsidR="1DD7FD3D" w:rsidP="4977B09F" w:rsidRDefault="1DD7FD3D" w14:paraId="12842994" w14:textId="724E0D96">
      <w:pPr>
        <w:pStyle w:val="Normal"/>
        <w:ind w:left="720"/>
        <w:rPr>
          <w:b w:val="0"/>
          <w:bCs w:val="0"/>
        </w:rPr>
      </w:pPr>
      <w:proofErr w:type="spellStart"/>
      <w:r w:rsidR="1DD7FD3D">
        <w:rPr>
          <w:b w:val="0"/>
          <w:bCs w:val="0"/>
        </w:rPr>
        <w:t>pr_info</w:t>
      </w:r>
      <w:proofErr w:type="spellEnd"/>
      <w:r w:rsidR="1DD7FD3D">
        <w:rPr>
          <w:b w:val="0"/>
          <w:bCs w:val="0"/>
        </w:rPr>
        <w:t>("</w:t>
      </w:r>
      <w:proofErr w:type="spellStart"/>
      <w:r w:rsidR="1DD7FD3D">
        <w:rPr>
          <w:b w:val="0"/>
          <w:bCs w:val="0"/>
        </w:rPr>
        <w:t>Rec'vd</w:t>
      </w:r>
      <w:proofErr w:type="spellEnd"/>
      <w:r w:rsidR="1DD7FD3D">
        <w:rPr>
          <w:b w:val="0"/>
          <w:bCs w:val="0"/>
        </w:rPr>
        <w:t xml:space="preserve"> </w:t>
      </w:r>
      <w:proofErr w:type="gramStart"/>
      <w:r w:rsidR="1DD7FD3D">
        <w:rPr>
          <w:b w:val="0"/>
          <w:bCs w:val="0"/>
        </w:rPr>
        <w:t>data :</w:t>
      </w:r>
      <w:proofErr w:type="gramEnd"/>
      <w:r w:rsidR="1DD7FD3D">
        <w:rPr>
          <w:b w:val="0"/>
          <w:bCs w:val="0"/>
        </w:rPr>
        <w:t xml:space="preserve"> %s, of </w:t>
      </w:r>
      <w:proofErr w:type="spellStart"/>
      <w:r w:rsidR="1DD7FD3D">
        <w:rPr>
          <w:b w:val="0"/>
          <w:bCs w:val="0"/>
        </w:rPr>
        <w:t>len</w:t>
      </w:r>
      <w:proofErr w:type="spellEnd"/>
      <w:r w:rsidR="1DD7FD3D">
        <w:rPr>
          <w:b w:val="0"/>
          <w:bCs w:val="0"/>
        </w:rPr>
        <w:t>=%</w:t>
      </w:r>
      <w:proofErr w:type="spellStart"/>
      <w:r w:rsidR="1DD7FD3D">
        <w:rPr>
          <w:b w:val="0"/>
          <w:bCs w:val="0"/>
        </w:rPr>
        <w:t>ld</w:t>
      </w:r>
      <w:proofErr w:type="spellEnd"/>
      <w:r w:rsidR="1DD7FD3D">
        <w:rPr>
          <w:b w:val="0"/>
          <w:bCs w:val="0"/>
        </w:rPr>
        <w:t xml:space="preserve">", </w:t>
      </w:r>
      <w:proofErr w:type="spellStart"/>
      <w:r w:rsidR="1DD7FD3D">
        <w:rPr>
          <w:b w:val="0"/>
          <w:bCs w:val="0"/>
        </w:rPr>
        <w:t>buf</w:t>
      </w:r>
      <w:proofErr w:type="spellEnd"/>
      <w:r w:rsidR="1DD7FD3D">
        <w:rPr>
          <w:b w:val="0"/>
          <w:bCs w:val="0"/>
        </w:rPr>
        <w:t xml:space="preserve">, </w:t>
      </w:r>
      <w:proofErr w:type="spellStart"/>
      <w:r w:rsidR="1DD7FD3D">
        <w:rPr>
          <w:b w:val="0"/>
          <w:bCs w:val="0"/>
        </w:rPr>
        <w:t>lbuf</w:t>
      </w:r>
      <w:proofErr w:type="spellEnd"/>
      <w:r w:rsidR="1DD7FD3D">
        <w:rPr>
          <w:b w:val="0"/>
          <w:bCs w:val="0"/>
        </w:rPr>
        <w:t>);</w:t>
      </w:r>
    </w:p>
    <w:p w:rsidR="1DD7FD3D" w:rsidP="4977B09F" w:rsidRDefault="1DD7FD3D" w14:paraId="302D014D" w14:textId="541B530A">
      <w:pPr>
        <w:pStyle w:val="Normal"/>
        <w:ind w:left="720"/>
        <w:rPr>
          <w:b w:val="0"/>
          <w:bCs w:val="0"/>
        </w:rPr>
      </w:pPr>
      <w:r w:rsidR="1DD7FD3D">
        <w:rPr>
          <w:b w:val="0"/>
          <w:bCs w:val="0"/>
        </w:rPr>
        <w:t xml:space="preserve">return </w:t>
      </w:r>
      <w:proofErr w:type="spellStart"/>
      <w:r w:rsidR="1DD7FD3D">
        <w:rPr>
          <w:b w:val="0"/>
          <w:bCs w:val="0"/>
        </w:rPr>
        <w:t>lbuf</w:t>
      </w:r>
      <w:proofErr w:type="spellEnd"/>
      <w:r w:rsidR="1DD7FD3D">
        <w:rPr>
          <w:b w:val="0"/>
          <w:bCs w:val="0"/>
        </w:rPr>
        <w:t>;</w:t>
      </w:r>
    </w:p>
    <w:p w:rsidR="1DD7FD3D" w:rsidP="4977B09F" w:rsidRDefault="1DD7FD3D" w14:paraId="24B45E9A" w14:textId="4EDD422C">
      <w:pPr>
        <w:pStyle w:val="Normal"/>
        <w:ind w:left="720"/>
        <w:rPr>
          <w:b w:val="0"/>
          <w:bCs w:val="0"/>
        </w:rPr>
      </w:pPr>
      <w:r w:rsidR="1DD7FD3D">
        <w:rPr>
          <w:b w:val="0"/>
          <w:bCs w:val="0"/>
        </w:rPr>
        <w:t>}</w:t>
      </w:r>
    </w:p>
    <w:p w:rsidR="1DD7FD3D" w:rsidP="4977B09F" w:rsidRDefault="1DD7FD3D" w14:paraId="6B14DD05" w14:textId="7B1F3F9C">
      <w:pPr>
        <w:pStyle w:val="Normal"/>
        <w:ind w:left="720"/>
        <w:rPr>
          <w:b w:val="0"/>
          <w:bCs w:val="0"/>
        </w:rPr>
      </w:pPr>
      <w:r w:rsidR="1DD7FD3D">
        <w:rPr>
          <w:b w:val="0"/>
          <w:bCs w:val="0"/>
        </w:rPr>
        <w:t xml:space="preserve"> </w:t>
      </w:r>
    </w:p>
    <w:p w:rsidR="1DD7FD3D" w:rsidP="4977B09F" w:rsidRDefault="1DD7FD3D" w14:paraId="30240CA6" w14:textId="027D18F4">
      <w:pPr>
        <w:pStyle w:val="Normal"/>
        <w:ind w:left="720"/>
        <w:rPr>
          <w:b w:val="0"/>
          <w:bCs w:val="0"/>
        </w:rPr>
      </w:pPr>
      <w:r w:rsidR="1DD7FD3D">
        <w:rPr>
          <w:b w:val="0"/>
          <w:bCs w:val="0"/>
        </w:rPr>
        <w:t xml:space="preserve">static struct </w:t>
      </w:r>
      <w:proofErr w:type="spellStart"/>
      <w:r w:rsidR="1DD7FD3D">
        <w:rPr>
          <w:b w:val="0"/>
          <w:bCs w:val="0"/>
        </w:rPr>
        <w:t>file_operations</w:t>
      </w:r>
      <w:proofErr w:type="spellEnd"/>
      <w:r w:rsidR="1DD7FD3D">
        <w:rPr>
          <w:b w:val="0"/>
          <w:bCs w:val="0"/>
        </w:rPr>
        <w:t xml:space="preserve"> </w:t>
      </w:r>
      <w:proofErr w:type="spellStart"/>
      <w:r w:rsidR="1DD7FD3D">
        <w:rPr>
          <w:b w:val="0"/>
          <w:bCs w:val="0"/>
        </w:rPr>
        <w:t>char_dev_fops</w:t>
      </w:r>
      <w:proofErr w:type="spellEnd"/>
      <w:r w:rsidR="1DD7FD3D">
        <w:rPr>
          <w:b w:val="0"/>
          <w:bCs w:val="0"/>
        </w:rPr>
        <w:t xml:space="preserve"> = {</w:t>
      </w:r>
    </w:p>
    <w:p w:rsidR="1DD7FD3D" w:rsidP="4977B09F" w:rsidRDefault="1DD7FD3D" w14:paraId="469E5F86" w14:textId="4B3C528B">
      <w:pPr>
        <w:pStyle w:val="Normal"/>
        <w:ind w:left="720"/>
        <w:rPr>
          <w:b w:val="0"/>
          <w:bCs w:val="0"/>
        </w:rPr>
      </w:pPr>
      <w:proofErr w:type="gramStart"/>
      <w:r w:rsidR="1DD7FD3D">
        <w:rPr>
          <w:b w:val="0"/>
          <w:bCs w:val="0"/>
        </w:rPr>
        <w:t>.owner</w:t>
      </w:r>
      <w:proofErr w:type="gramEnd"/>
      <w:r w:rsidR="1DD7FD3D">
        <w:rPr>
          <w:b w:val="0"/>
          <w:bCs w:val="0"/>
        </w:rPr>
        <w:t xml:space="preserve"> = THIS_MODULE,</w:t>
      </w:r>
    </w:p>
    <w:p w:rsidR="1DD7FD3D" w:rsidP="4977B09F" w:rsidRDefault="1DD7FD3D" w14:paraId="42975618" w14:textId="23EDA4E7">
      <w:pPr>
        <w:pStyle w:val="Normal"/>
        <w:ind w:left="720"/>
        <w:rPr>
          <w:b w:val="0"/>
          <w:bCs w:val="0"/>
        </w:rPr>
      </w:pPr>
      <w:proofErr w:type="gramStart"/>
      <w:r w:rsidR="1DD7FD3D">
        <w:rPr>
          <w:b w:val="0"/>
          <w:bCs w:val="0"/>
        </w:rPr>
        <w:t>.write</w:t>
      </w:r>
      <w:proofErr w:type="gramEnd"/>
      <w:r w:rsidR="1DD7FD3D">
        <w:rPr>
          <w:b w:val="0"/>
          <w:bCs w:val="0"/>
        </w:rPr>
        <w:t xml:space="preserve"> = </w:t>
      </w:r>
      <w:proofErr w:type="spellStart"/>
      <w:r w:rsidR="1DD7FD3D">
        <w:rPr>
          <w:b w:val="0"/>
          <w:bCs w:val="0"/>
        </w:rPr>
        <w:t>char_dev_write</w:t>
      </w:r>
      <w:proofErr w:type="spellEnd"/>
      <w:r w:rsidR="1DD7FD3D">
        <w:rPr>
          <w:b w:val="0"/>
          <w:bCs w:val="0"/>
        </w:rPr>
        <w:t>,</w:t>
      </w:r>
    </w:p>
    <w:p w:rsidR="1DD7FD3D" w:rsidP="4977B09F" w:rsidRDefault="1DD7FD3D" w14:paraId="4DA8D7B5" w14:textId="3341E110">
      <w:pPr>
        <w:pStyle w:val="Normal"/>
        <w:ind w:left="720"/>
        <w:rPr>
          <w:b w:val="0"/>
          <w:bCs w:val="0"/>
        </w:rPr>
      </w:pPr>
      <w:proofErr w:type="gramStart"/>
      <w:r w:rsidR="1DD7FD3D">
        <w:rPr>
          <w:b w:val="0"/>
          <w:bCs w:val="0"/>
        </w:rPr>
        <w:t>.open</w:t>
      </w:r>
      <w:proofErr w:type="gramEnd"/>
      <w:r w:rsidR="1DD7FD3D">
        <w:rPr>
          <w:b w:val="0"/>
          <w:bCs w:val="0"/>
        </w:rPr>
        <w:t xml:space="preserve"> = </w:t>
      </w:r>
      <w:proofErr w:type="spellStart"/>
      <w:r w:rsidR="1DD7FD3D">
        <w:rPr>
          <w:b w:val="0"/>
          <w:bCs w:val="0"/>
        </w:rPr>
        <w:t>char_dev_open</w:t>
      </w:r>
      <w:proofErr w:type="spellEnd"/>
      <w:r w:rsidR="1DD7FD3D">
        <w:rPr>
          <w:b w:val="0"/>
          <w:bCs w:val="0"/>
        </w:rPr>
        <w:t>,</w:t>
      </w:r>
    </w:p>
    <w:p w:rsidR="1DD7FD3D" w:rsidP="4977B09F" w:rsidRDefault="1DD7FD3D" w14:paraId="58E2CD3D" w14:textId="470B6D05">
      <w:pPr>
        <w:pStyle w:val="Normal"/>
        <w:ind w:left="720"/>
        <w:rPr>
          <w:b w:val="0"/>
          <w:bCs w:val="0"/>
        </w:rPr>
      </w:pPr>
      <w:proofErr w:type="gramStart"/>
      <w:r w:rsidR="1DD7FD3D">
        <w:rPr>
          <w:b w:val="0"/>
          <w:bCs w:val="0"/>
        </w:rPr>
        <w:t>.release</w:t>
      </w:r>
      <w:proofErr w:type="gramEnd"/>
      <w:r w:rsidR="1DD7FD3D">
        <w:rPr>
          <w:b w:val="0"/>
          <w:bCs w:val="0"/>
        </w:rPr>
        <w:t xml:space="preserve"> = </w:t>
      </w:r>
      <w:proofErr w:type="spellStart"/>
      <w:r w:rsidR="1DD7FD3D">
        <w:rPr>
          <w:b w:val="0"/>
          <w:bCs w:val="0"/>
        </w:rPr>
        <w:t>char_dev_release</w:t>
      </w:r>
      <w:proofErr w:type="spellEnd"/>
    </w:p>
    <w:p w:rsidR="1DD7FD3D" w:rsidP="4977B09F" w:rsidRDefault="1DD7FD3D" w14:paraId="0CFDA95C" w14:textId="538B9CDB">
      <w:pPr>
        <w:pStyle w:val="Normal"/>
        <w:ind w:left="720"/>
        <w:rPr>
          <w:b w:val="0"/>
          <w:bCs w:val="0"/>
        </w:rPr>
      </w:pPr>
      <w:r w:rsidR="1DD7FD3D">
        <w:rPr>
          <w:b w:val="0"/>
          <w:bCs w:val="0"/>
        </w:rPr>
        <w:t>};</w:t>
      </w:r>
    </w:p>
    <w:p w:rsidR="1DD7FD3D" w:rsidP="4977B09F" w:rsidRDefault="1DD7FD3D" w14:paraId="2975ACCE" w14:textId="460B00B0">
      <w:pPr>
        <w:pStyle w:val="Normal"/>
        <w:ind w:left="720"/>
        <w:rPr>
          <w:b w:val="0"/>
          <w:bCs w:val="0"/>
        </w:rPr>
      </w:pPr>
      <w:r w:rsidR="1DD7FD3D">
        <w:rPr>
          <w:b w:val="0"/>
          <w:bCs w:val="0"/>
        </w:rPr>
        <w:t xml:space="preserve"> </w:t>
      </w:r>
    </w:p>
    <w:p w:rsidR="1DD7FD3D" w:rsidP="4977B09F" w:rsidRDefault="1DD7FD3D" w14:paraId="42FBE602" w14:textId="6EE41353">
      <w:pPr>
        <w:pStyle w:val="Normal"/>
        <w:ind w:left="720"/>
        <w:rPr>
          <w:b w:val="0"/>
          <w:bCs w:val="0"/>
        </w:rPr>
      </w:pPr>
      <w:r w:rsidR="1DD7FD3D">
        <w:rPr>
          <w:b w:val="0"/>
          <w:bCs w:val="0"/>
        </w:rPr>
        <w:t xml:space="preserve">/* Register Driver with I/O </w:t>
      </w:r>
      <w:proofErr w:type="spellStart"/>
      <w:r w:rsidR="1DD7FD3D">
        <w:rPr>
          <w:b w:val="0"/>
          <w:bCs w:val="0"/>
        </w:rPr>
        <w:t>abstarction</w:t>
      </w:r>
      <w:proofErr w:type="spellEnd"/>
      <w:r w:rsidR="1DD7FD3D">
        <w:rPr>
          <w:b w:val="0"/>
          <w:bCs w:val="0"/>
        </w:rPr>
        <w:t xml:space="preserve"> layer</w:t>
      </w:r>
    </w:p>
    <w:p w:rsidR="1DD7FD3D" w:rsidP="4977B09F" w:rsidRDefault="1DD7FD3D" w14:paraId="0BF215D0" w14:textId="14658BD2">
      <w:pPr>
        <w:pStyle w:val="Normal"/>
        <w:ind w:left="720"/>
        <w:rPr>
          <w:b w:val="0"/>
          <w:bCs w:val="0"/>
        </w:rPr>
      </w:pPr>
      <w:r w:rsidR="1DD7FD3D">
        <w:rPr>
          <w:b w:val="0"/>
          <w:bCs w:val="0"/>
        </w:rPr>
        <w:t>*</w:t>
      </w:r>
    </w:p>
    <w:p w:rsidR="1DD7FD3D" w:rsidP="4977B09F" w:rsidRDefault="1DD7FD3D" w14:paraId="24CFFD5B" w14:textId="427D332A">
      <w:pPr>
        <w:pStyle w:val="Normal"/>
        <w:ind w:left="720"/>
        <w:rPr>
          <w:b w:val="0"/>
          <w:bCs w:val="0"/>
        </w:rPr>
      </w:pPr>
      <w:r w:rsidR="1DD7FD3D">
        <w:rPr>
          <w:b w:val="0"/>
          <w:bCs w:val="0"/>
        </w:rPr>
        <w:t xml:space="preserve">*  </w:t>
      </w:r>
      <w:proofErr w:type="gramStart"/>
      <w:r w:rsidR="1DD7FD3D">
        <w:rPr>
          <w:b w:val="0"/>
          <w:bCs w:val="0"/>
        </w:rPr>
        <w:t>step</w:t>
      </w:r>
      <w:proofErr w:type="gramEnd"/>
      <w:r w:rsidR="1DD7FD3D">
        <w:rPr>
          <w:b w:val="0"/>
          <w:bCs w:val="0"/>
        </w:rPr>
        <w:t xml:space="preserve"> 1: Reserve Driver/Device ID.</w:t>
      </w:r>
    </w:p>
    <w:p w:rsidR="1DD7FD3D" w:rsidP="4977B09F" w:rsidRDefault="1DD7FD3D" w14:paraId="1C2F2339" w14:textId="696856BF">
      <w:pPr>
        <w:pStyle w:val="Normal"/>
        <w:ind w:left="720"/>
        <w:rPr>
          <w:b w:val="0"/>
          <w:bCs w:val="0"/>
        </w:rPr>
      </w:pPr>
      <w:r w:rsidR="1DD7FD3D">
        <w:rPr>
          <w:b w:val="0"/>
          <w:bCs w:val="0"/>
        </w:rPr>
        <w:t xml:space="preserve">*  </w:t>
      </w:r>
      <w:proofErr w:type="gramStart"/>
      <w:r w:rsidR="1DD7FD3D">
        <w:rPr>
          <w:b w:val="0"/>
          <w:bCs w:val="0"/>
        </w:rPr>
        <w:t>step</w:t>
      </w:r>
      <w:proofErr w:type="gramEnd"/>
      <w:r w:rsidR="1DD7FD3D">
        <w:rPr>
          <w:b w:val="0"/>
          <w:bCs w:val="0"/>
        </w:rPr>
        <w:t xml:space="preserve"> 2: Register file operations</w:t>
      </w:r>
    </w:p>
    <w:p w:rsidR="1DD7FD3D" w:rsidP="4977B09F" w:rsidRDefault="1DD7FD3D" w14:paraId="5E03E7FE" w14:textId="666CDF52">
      <w:pPr>
        <w:pStyle w:val="Normal"/>
        <w:ind w:left="720"/>
        <w:rPr>
          <w:b w:val="0"/>
          <w:bCs w:val="0"/>
        </w:rPr>
      </w:pPr>
      <w:r w:rsidR="1DD7FD3D">
        <w:rPr>
          <w:b w:val="0"/>
          <w:bCs w:val="0"/>
        </w:rPr>
        <w:t>*</w:t>
      </w:r>
    </w:p>
    <w:p w:rsidR="1DD7FD3D" w:rsidP="4977B09F" w:rsidRDefault="1DD7FD3D" w14:paraId="487CDECA" w14:textId="143C073F">
      <w:pPr>
        <w:pStyle w:val="Normal"/>
        <w:ind w:left="720"/>
        <w:rPr>
          <w:b w:val="0"/>
          <w:bCs w:val="0"/>
        </w:rPr>
      </w:pPr>
      <w:r w:rsidR="1DD7FD3D">
        <w:rPr>
          <w:b w:val="0"/>
          <w:bCs w:val="0"/>
        </w:rPr>
        <w:t>*/</w:t>
      </w:r>
    </w:p>
    <w:p w:rsidR="1DD7FD3D" w:rsidP="4977B09F" w:rsidRDefault="1DD7FD3D" w14:paraId="62E6B3D6" w14:textId="6F1562D0">
      <w:pPr>
        <w:pStyle w:val="Normal"/>
        <w:ind w:left="720"/>
        <w:rPr>
          <w:b w:val="0"/>
          <w:bCs w:val="0"/>
        </w:rPr>
      </w:pPr>
      <w:r w:rsidR="1DD7FD3D">
        <w:rPr>
          <w:b w:val="0"/>
          <w:bCs w:val="0"/>
        </w:rPr>
        <w:t>static int __</w:t>
      </w:r>
      <w:proofErr w:type="spellStart"/>
      <w:r w:rsidR="1DD7FD3D">
        <w:rPr>
          <w:b w:val="0"/>
          <w:bCs w:val="0"/>
        </w:rPr>
        <w:t>init</w:t>
      </w:r>
      <w:proofErr w:type="spellEnd"/>
      <w:r w:rsidR="1DD7FD3D">
        <w:rPr>
          <w:b w:val="0"/>
          <w:bCs w:val="0"/>
        </w:rPr>
        <w:t xml:space="preserve"> </w:t>
      </w:r>
      <w:proofErr w:type="spellStart"/>
      <w:r w:rsidR="1DD7FD3D">
        <w:rPr>
          <w:b w:val="0"/>
          <w:bCs w:val="0"/>
        </w:rPr>
        <w:t>char_dev_init</w:t>
      </w:r>
      <w:proofErr w:type="spellEnd"/>
      <w:r w:rsidR="1DD7FD3D">
        <w:rPr>
          <w:b w:val="0"/>
          <w:bCs w:val="0"/>
        </w:rPr>
        <w:t>(void)</w:t>
      </w:r>
    </w:p>
    <w:p w:rsidR="1DD7FD3D" w:rsidP="4977B09F" w:rsidRDefault="1DD7FD3D" w14:paraId="06994564" w14:textId="6E68F37F">
      <w:pPr>
        <w:pStyle w:val="Normal"/>
        <w:ind w:left="720"/>
        <w:rPr>
          <w:b w:val="0"/>
          <w:bCs w:val="0"/>
        </w:rPr>
      </w:pPr>
      <w:r w:rsidR="1DD7FD3D">
        <w:rPr>
          <w:b w:val="0"/>
          <w:bCs w:val="0"/>
        </w:rPr>
        <w:t>{</w:t>
      </w:r>
    </w:p>
    <w:p w:rsidR="1DD7FD3D" w:rsidP="4977B09F" w:rsidRDefault="1DD7FD3D" w14:paraId="51B270C7" w14:textId="7F1DF065">
      <w:pPr>
        <w:pStyle w:val="Normal"/>
        <w:ind w:left="720"/>
        <w:rPr>
          <w:b w:val="0"/>
          <w:bCs w:val="0"/>
        </w:rPr>
      </w:pPr>
      <w:r w:rsidR="1DD7FD3D">
        <w:rPr>
          <w:b w:val="0"/>
          <w:bCs w:val="0"/>
        </w:rPr>
        <w:t xml:space="preserve">int ret, </w:t>
      </w:r>
      <w:proofErr w:type="spellStart"/>
      <w:r w:rsidR="1DD7FD3D">
        <w:rPr>
          <w:b w:val="0"/>
          <w:bCs w:val="0"/>
        </w:rPr>
        <w:t>fminor</w:t>
      </w:r>
      <w:proofErr w:type="spellEnd"/>
      <w:r w:rsidR="1DD7FD3D">
        <w:rPr>
          <w:b w:val="0"/>
          <w:bCs w:val="0"/>
        </w:rPr>
        <w:t xml:space="preserve"> = 0;</w:t>
      </w:r>
    </w:p>
    <w:p w:rsidR="1DD7FD3D" w:rsidP="4977B09F" w:rsidRDefault="1DD7FD3D" w14:paraId="2FE01AEA" w14:textId="78A30EE6">
      <w:pPr>
        <w:pStyle w:val="Normal"/>
        <w:ind w:left="720"/>
        <w:rPr>
          <w:b w:val="0"/>
          <w:bCs w:val="0"/>
        </w:rPr>
      </w:pPr>
      <w:r w:rsidR="1DD7FD3D">
        <w:rPr>
          <w:b w:val="0"/>
          <w:bCs w:val="0"/>
        </w:rPr>
        <w:t xml:space="preserve"> </w:t>
      </w:r>
    </w:p>
    <w:p w:rsidR="1DD7FD3D" w:rsidP="4977B09F" w:rsidRDefault="1DD7FD3D" w14:paraId="767AA03B" w14:textId="52C507F5">
      <w:pPr>
        <w:pStyle w:val="Normal"/>
        <w:ind w:left="720"/>
        <w:rPr>
          <w:b w:val="0"/>
          <w:bCs w:val="0"/>
        </w:rPr>
      </w:pPr>
      <w:r w:rsidR="1DD7FD3D">
        <w:rPr>
          <w:b w:val="0"/>
          <w:bCs w:val="0"/>
        </w:rPr>
        <w:t xml:space="preserve">ret = </w:t>
      </w:r>
      <w:proofErr w:type="spellStart"/>
      <w:r w:rsidR="1DD7FD3D">
        <w:rPr>
          <w:b w:val="0"/>
          <w:bCs w:val="0"/>
        </w:rPr>
        <w:t>alloc_chrdev_region</w:t>
      </w:r>
      <w:proofErr w:type="spellEnd"/>
      <w:r w:rsidR="1DD7FD3D">
        <w:rPr>
          <w:b w:val="0"/>
          <w:bCs w:val="0"/>
        </w:rPr>
        <w:t>(&amp;</w:t>
      </w:r>
      <w:proofErr w:type="spellStart"/>
      <w:r w:rsidR="1DD7FD3D">
        <w:rPr>
          <w:b w:val="0"/>
          <w:bCs w:val="0"/>
        </w:rPr>
        <w:t>mydev</w:t>
      </w:r>
      <w:proofErr w:type="spellEnd"/>
      <w:r w:rsidR="1DD7FD3D">
        <w:rPr>
          <w:b w:val="0"/>
          <w:bCs w:val="0"/>
        </w:rPr>
        <w:t xml:space="preserve">, </w:t>
      </w:r>
      <w:proofErr w:type="spellStart"/>
      <w:r w:rsidR="1DD7FD3D">
        <w:rPr>
          <w:b w:val="0"/>
          <w:bCs w:val="0"/>
        </w:rPr>
        <w:t>fminor</w:t>
      </w:r>
      <w:proofErr w:type="spellEnd"/>
      <w:r w:rsidR="1DD7FD3D">
        <w:rPr>
          <w:b w:val="0"/>
          <w:bCs w:val="0"/>
        </w:rPr>
        <w:t>, count, CHAR_DEV_NAME);</w:t>
      </w:r>
    </w:p>
    <w:p w:rsidR="1DD7FD3D" w:rsidP="4977B09F" w:rsidRDefault="1DD7FD3D" w14:paraId="0FFC434E" w14:textId="63AE9B07">
      <w:pPr>
        <w:pStyle w:val="Normal"/>
        <w:ind w:left="720"/>
        <w:rPr>
          <w:b w:val="0"/>
          <w:bCs w:val="0"/>
        </w:rPr>
      </w:pPr>
      <w:r w:rsidR="1DD7FD3D">
        <w:rPr>
          <w:b w:val="0"/>
          <w:bCs w:val="0"/>
        </w:rPr>
        <w:t>if (ret &lt; 0) {</w:t>
      </w:r>
    </w:p>
    <w:p w:rsidR="1DD7FD3D" w:rsidP="4977B09F" w:rsidRDefault="1DD7FD3D" w14:paraId="78EE4B46" w14:textId="08ED9B5A">
      <w:pPr>
        <w:pStyle w:val="Normal"/>
        <w:ind w:left="720"/>
        <w:rPr>
          <w:b w:val="0"/>
          <w:bCs w:val="0"/>
        </w:rPr>
      </w:pPr>
      <w:proofErr w:type="spellStart"/>
      <w:r w:rsidR="1DD7FD3D">
        <w:rPr>
          <w:b w:val="0"/>
          <w:bCs w:val="0"/>
        </w:rPr>
        <w:t>pr_err</w:t>
      </w:r>
      <w:proofErr w:type="spellEnd"/>
      <w:r w:rsidR="1DD7FD3D">
        <w:rPr>
          <w:b w:val="0"/>
          <w:bCs w:val="0"/>
        </w:rPr>
        <w:t>("failed to reserve major/minor range");</w:t>
      </w:r>
    </w:p>
    <w:p w:rsidR="1DD7FD3D" w:rsidP="4977B09F" w:rsidRDefault="1DD7FD3D" w14:paraId="079A7EE2" w14:textId="5C08D6D5">
      <w:pPr>
        <w:pStyle w:val="Normal"/>
        <w:ind w:left="720"/>
        <w:rPr>
          <w:b w:val="0"/>
          <w:bCs w:val="0"/>
        </w:rPr>
      </w:pPr>
      <w:r w:rsidR="1DD7FD3D">
        <w:rPr>
          <w:b w:val="0"/>
          <w:bCs w:val="0"/>
        </w:rPr>
        <w:t>return ret;</w:t>
      </w:r>
    </w:p>
    <w:p w:rsidR="1DD7FD3D" w:rsidP="4977B09F" w:rsidRDefault="1DD7FD3D" w14:paraId="5DADC554" w14:textId="10EA3636">
      <w:pPr>
        <w:pStyle w:val="Normal"/>
        <w:ind w:left="720"/>
        <w:rPr>
          <w:b w:val="0"/>
          <w:bCs w:val="0"/>
        </w:rPr>
      </w:pPr>
      <w:r w:rsidR="1DD7FD3D">
        <w:rPr>
          <w:b w:val="0"/>
          <w:bCs w:val="0"/>
        </w:rPr>
        <w:t>}</w:t>
      </w:r>
    </w:p>
    <w:p w:rsidR="1DD7FD3D" w:rsidP="4977B09F" w:rsidRDefault="1DD7FD3D" w14:paraId="1761BD6A" w14:textId="19C8B52C">
      <w:pPr>
        <w:pStyle w:val="Normal"/>
        <w:ind w:left="720"/>
        <w:rPr>
          <w:b w:val="0"/>
          <w:bCs w:val="0"/>
        </w:rPr>
      </w:pPr>
      <w:r w:rsidR="1DD7FD3D">
        <w:rPr>
          <w:b w:val="0"/>
          <w:bCs w:val="0"/>
        </w:rPr>
        <w:t xml:space="preserve"> </w:t>
      </w:r>
    </w:p>
    <w:p w:rsidR="1DD7FD3D" w:rsidP="4977B09F" w:rsidRDefault="1DD7FD3D" w14:paraId="6619CD4B" w14:textId="32850E54">
      <w:pPr>
        <w:pStyle w:val="Normal"/>
        <w:ind w:left="720"/>
        <w:rPr>
          <w:b w:val="0"/>
          <w:bCs w:val="0"/>
        </w:rPr>
      </w:pPr>
      <w:r w:rsidR="1DD7FD3D">
        <w:rPr>
          <w:b w:val="0"/>
          <w:bCs w:val="0"/>
        </w:rPr>
        <w:t>if (!(</w:t>
      </w:r>
      <w:proofErr w:type="spellStart"/>
      <w:r w:rsidR="1DD7FD3D">
        <w:rPr>
          <w:b w:val="0"/>
          <w:bCs w:val="0"/>
        </w:rPr>
        <w:t>my_cdev</w:t>
      </w:r>
      <w:proofErr w:type="spellEnd"/>
      <w:r w:rsidR="1DD7FD3D">
        <w:rPr>
          <w:b w:val="0"/>
          <w:bCs w:val="0"/>
        </w:rPr>
        <w:t xml:space="preserve"> = </w:t>
      </w:r>
      <w:proofErr w:type="spellStart"/>
      <w:r w:rsidR="1DD7FD3D">
        <w:rPr>
          <w:b w:val="0"/>
          <w:bCs w:val="0"/>
        </w:rPr>
        <w:t>cdev_alloc</w:t>
      </w:r>
      <w:proofErr w:type="spellEnd"/>
      <w:r w:rsidR="1DD7FD3D">
        <w:rPr>
          <w:b w:val="0"/>
          <w:bCs w:val="0"/>
        </w:rPr>
        <w:t>())) {</w:t>
      </w:r>
    </w:p>
    <w:p w:rsidR="1DD7FD3D" w:rsidP="4977B09F" w:rsidRDefault="1DD7FD3D" w14:paraId="6E4B65EB" w14:textId="5B84F661">
      <w:pPr>
        <w:pStyle w:val="Normal"/>
        <w:ind w:left="720"/>
        <w:rPr>
          <w:b w:val="0"/>
          <w:bCs w:val="0"/>
        </w:rPr>
      </w:pPr>
      <w:proofErr w:type="spellStart"/>
      <w:r w:rsidR="1DD7FD3D">
        <w:rPr>
          <w:b w:val="0"/>
          <w:bCs w:val="0"/>
        </w:rPr>
        <w:t>pr_err</w:t>
      </w:r>
      <w:proofErr w:type="spellEnd"/>
      <w:r w:rsidR="1DD7FD3D">
        <w:rPr>
          <w:b w:val="0"/>
          <w:bCs w:val="0"/>
        </w:rPr>
        <w:t>("</w:t>
      </w:r>
      <w:proofErr w:type="spellStart"/>
      <w:r w:rsidR="1DD7FD3D">
        <w:rPr>
          <w:b w:val="0"/>
          <w:bCs w:val="0"/>
        </w:rPr>
        <w:t>cdev_alloc</w:t>
      </w:r>
      <w:proofErr w:type="spellEnd"/>
      <w:r w:rsidR="1DD7FD3D">
        <w:rPr>
          <w:b w:val="0"/>
          <w:bCs w:val="0"/>
        </w:rPr>
        <w:t>() failed");</w:t>
      </w:r>
    </w:p>
    <w:p w:rsidR="1DD7FD3D" w:rsidP="4977B09F" w:rsidRDefault="1DD7FD3D" w14:paraId="4FF539F5" w14:textId="483C2509">
      <w:pPr>
        <w:pStyle w:val="Normal"/>
        <w:ind w:left="720"/>
        <w:rPr>
          <w:b w:val="0"/>
          <w:bCs w:val="0"/>
        </w:rPr>
      </w:pPr>
      <w:proofErr w:type="spellStart"/>
      <w:r w:rsidR="1DD7FD3D">
        <w:rPr>
          <w:b w:val="0"/>
          <w:bCs w:val="0"/>
        </w:rPr>
        <w:t>unregister_chrdev_region</w:t>
      </w:r>
      <w:proofErr w:type="spellEnd"/>
      <w:r w:rsidR="1DD7FD3D">
        <w:rPr>
          <w:b w:val="0"/>
          <w:bCs w:val="0"/>
        </w:rPr>
        <w:t>(</w:t>
      </w:r>
      <w:proofErr w:type="spellStart"/>
      <w:r w:rsidR="1DD7FD3D">
        <w:rPr>
          <w:b w:val="0"/>
          <w:bCs w:val="0"/>
        </w:rPr>
        <w:t>mydev</w:t>
      </w:r>
      <w:proofErr w:type="spellEnd"/>
      <w:r w:rsidR="1DD7FD3D">
        <w:rPr>
          <w:b w:val="0"/>
          <w:bCs w:val="0"/>
        </w:rPr>
        <w:t>, count);</w:t>
      </w:r>
    </w:p>
    <w:p w:rsidR="1DD7FD3D" w:rsidP="4977B09F" w:rsidRDefault="1DD7FD3D" w14:paraId="204AC83C" w14:textId="6175A723">
      <w:pPr>
        <w:pStyle w:val="Normal"/>
        <w:ind w:left="720"/>
        <w:rPr>
          <w:b w:val="0"/>
          <w:bCs w:val="0"/>
        </w:rPr>
      </w:pPr>
      <w:r w:rsidR="1DD7FD3D">
        <w:rPr>
          <w:b w:val="0"/>
          <w:bCs w:val="0"/>
        </w:rPr>
        <w:t>return -ENOMEM;</w:t>
      </w:r>
    </w:p>
    <w:p w:rsidR="1DD7FD3D" w:rsidP="4977B09F" w:rsidRDefault="1DD7FD3D" w14:paraId="1DC91B34" w14:textId="45613163">
      <w:pPr>
        <w:pStyle w:val="Normal"/>
        <w:ind w:left="720"/>
        <w:rPr>
          <w:b w:val="0"/>
          <w:bCs w:val="0"/>
        </w:rPr>
      </w:pPr>
      <w:r w:rsidR="1DD7FD3D">
        <w:rPr>
          <w:b w:val="0"/>
          <w:bCs w:val="0"/>
        </w:rPr>
        <w:t>}</w:t>
      </w:r>
    </w:p>
    <w:p w:rsidR="1DD7FD3D" w:rsidP="4977B09F" w:rsidRDefault="1DD7FD3D" w14:paraId="7A5CC542" w14:textId="4F09B1E4">
      <w:pPr>
        <w:pStyle w:val="Normal"/>
        <w:ind w:left="720"/>
        <w:rPr>
          <w:b w:val="0"/>
          <w:bCs w:val="0"/>
        </w:rPr>
      </w:pPr>
      <w:proofErr w:type="spellStart"/>
      <w:r w:rsidR="1DD7FD3D">
        <w:rPr>
          <w:b w:val="0"/>
          <w:bCs w:val="0"/>
        </w:rPr>
        <w:t>cdev_init</w:t>
      </w:r>
      <w:proofErr w:type="spellEnd"/>
      <w:r w:rsidR="1DD7FD3D">
        <w:rPr>
          <w:b w:val="0"/>
          <w:bCs w:val="0"/>
        </w:rPr>
        <w:t>(</w:t>
      </w:r>
      <w:proofErr w:type="spellStart"/>
      <w:r w:rsidR="1DD7FD3D">
        <w:rPr>
          <w:b w:val="0"/>
          <w:bCs w:val="0"/>
        </w:rPr>
        <w:t>my_cdev</w:t>
      </w:r>
      <w:proofErr w:type="spellEnd"/>
      <w:r w:rsidR="1DD7FD3D">
        <w:rPr>
          <w:b w:val="0"/>
          <w:bCs w:val="0"/>
        </w:rPr>
        <w:t>, &amp;</w:t>
      </w:r>
      <w:proofErr w:type="spellStart"/>
      <w:r w:rsidR="1DD7FD3D">
        <w:rPr>
          <w:b w:val="0"/>
          <w:bCs w:val="0"/>
        </w:rPr>
        <w:t>char_dev_fops</w:t>
      </w:r>
      <w:proofErr w:type="spellEnd"/>
      <w:r w:rsidR="1DD7FD3D">
        <w:rPr>
          <w:b w:val="0"/>
          <w:bCs w:val="0"/>
        </w:rPr>
        <w:t>);</w:t>
      </w:r>
    </w:p>
    <w:p w:rsidR="1DD7FD3D" w:rsidP="4977B09F" w:rsidRDefault="1DD7FD3D" w14:paraId="3D05E11C" w14:textId="0D434C0C">
      <w:pPr>
        <w:pStyle w:val="Normal"/>
        <w:ind w:left="720"/>
        <w:rPr>
          <w:b w:val="0"/>
          <w:bCs w:val="0"/>
        </w:rPr>
      </w:pPr>
      <w:r w:rsidR="1DD7FD3D">
        <w:rPr>
          <w:b w:val="0"/>
          <w:bCs w:val="0"/>
        </w:rPr>
        <w:t xml:space="preserve"> </w:t>
      </w:r>
    </w:p>
    <w:p w:rsidR="1DD7FD3D" w:rsidP="4977B09F" w:rsidRDefault="1DD7FD3D" w14:paraId="4FDA89F0" w14:textId="75735265">
      <w:pPr>
        <w:pStyle w:val="Normal"/>
        <w:ind w:left="720"/>
        <w:rPr>
          <w:b w:val="0"/>
          <w:bCs w:val="0"/>
        </w:rPr>
      </w:pPr>
      <w:r w:rsidR="1DD7FD3D">
        <w:rPr>
          <w:b w:val="0"/>
          <w:bCs w:val="0"/>
        </w:rPr>
        <w:t xml:space="preserve">ret = </w:t>
      </w:r>
      <w:proofErr w:type="spellStart"/>
      <w:r w:rsidR="1DD7FD3D">
        <w:rPr>
          <w:b w:val="0"/>
          <w:bCs w:val="0"/>
        </w:rPr>
        <w:t>cdev_add</w:t>
      </w:r>
      <w:proofErr w:type="spellEnd"/>
      <w:r w:rsidR="1DD7FD3D">
        <w:rPr>
          <w:b w:val="0"/>
          <w:bCs w:val="0"/>
        </w:rPr>
        <w:t>(</w:t>
      </w:r>
      <w:proofErr w:type="spellStart"/>
      <w:r w:rsidR="1DD7FD3D">
        <w:rPr>
          <w:b w:val="0"/>
          <w:bCs w:val="0"/>
        </w:rPr>
        <w:t>my_cdev</w:t>
      </w:r>
      <w:proofErr w:type="spellEnd"/>
      <w:r w:rsidR="1DD7FD3D">
        <w:rPr>
          <w:b w:val="0"/>
          <w:bCs w:val="0"/>
        </w:rPr>
        <w:t xml:space="preserve">, </w:t>
      </w:r>
      <w:proofErr w:type="spellStart"/>
      <w:r w:rsidR="1DD7FD3D">
        <w:rPr>
          <w:b w:val="0"/>
          <w:bCs w:val="0"/>
        </w:rPr>
        <w:t>mydev</w:t>
      </w:r>
      <w:proofErr w:type="spellEnd"/>
      <w:r w:rsidR="1DD7FD3D">
        <w:rPr>
          <w:b w:val="0"/>
          <w:bCs w:val="0"/>
        </w:rPr>
        <w:t>, count);</w:t>
      </w:r>
    </w:p>
    <w:p w:rsidR="1DD7FD3D" w:rsidP="4977B09F" w:rsidRDefault="1DD7FD3D" w14:paraId="0341788E" w14:textId="113D4BB2">
      <w:pPr>
        <w:pStyle w:val="Normal"/>
        <w:ind w:left="720"/>
        <w:rPr>
          <w:b w:val="0"/>
          <w:bCs w:val="0"/>
        </w:rPr>
      </w:pPr>
      <w:r w:rsidR="1DD7FD3D">
        <w:rPr>
          <w:b w:val="0"/>
          <w:bCs w:val="0"/>
        </w:rPr>
        <w:t>if (ret &lt; 0) {</w:t>
      </w:r>
    </w:p>
    <w:p w:rsidR="1DD7FD3D" w:rsidP="4977B09F" w:rsidRDefault="1DD7FD3D" w14:paraId="3116A937" w14:textId="4597067B">
      <w:pPr>
        <w:pStyle w:val="Normal"/>
        <w:ind w:left="720"/>
        <w:rPr>
          <w:b w:val="0"/>
          <w:bCs w:val="0"/>
        </w:rPr>
      </w:pPr>
      <w:proofErr w:type="spellStart"/>
      <w:r w:rsidR="1DD7FD3D">
        <w:rPr>
          <w:b w:val="0"/>
          <w:bCs w:val="0"/>
        </w:rPr>
        <w:t>pr_err</w:t>
      </w:r>
      <w:proofErr w:type="spellEnd"/>
      <w:r w:rsidR="1DD7FD3D">
        <w:rPr>
          <w:b w:val="0"/>
          <w:bCs w:val="0"/>
        </w:rPr>
        <w:t>("Error registering device driver");</w:t>
      </w:r>
    </w:p>
    <w:p w:rsidR="1DD7FD3D" w:rsidP="4977B09F" w:rsidRDefault="1DD7FD3D" w14:paraId="7136BB84" w14:textId="3D2B7793">
      <w:pPr>
        <w:pStyle w:val="Normal"/>
        <w:ind w:left="720"/>
        <w:rPr>
          <w:b w:val="0"/>
          <w:bCs w:val="0"/>
        </w:rPr>
      </w:pPr>
      <w:proofErr w:type="spellStart"/>
      <w:r w:rsidR="1DD7FD3D">
        <w:rPr>
          <w:b w:val="0"/>
          <w:bCs w:val="0"/>
        </w:rPr>
        <w:t>cdev_del</w:t>
      </w:r>
      <w:proofErr w:type="spellEnd"/>
      <w:r w:rsidR="1DD7FD3D">
        <w:rPr>
          <w:b w:val="0"/>
          <w:bCs w:val="0"/>
        </w:rPr>
        <w:t>(</w:t>
      </w:r>
      <w:proofErr w:type="spellStart"/>
      <w:r w:rsidR="1DD7FD3D">
        <w:rPr>
          <w:b w:val="0"/>
          <w:bCs w:val="0"/>
        </w:rPr>
        <w:t>my_cdev</w:t>
      </w:r>
      <w:proofErr w:type="spellEnd"/>
      <w:r w:rsidR="1DD7FD3D">
        <w:rPr>
          <w:b w:val="0"/>
          <w:bCs w:val="0"/>
        </w:rPr>
        <w:t>);</w:t>
      </w:r>
    </w:p>
    <w:p w:rsidR="1DD7FD3D" w:rsidP="4977B09F" w:rsidRDefault="1DD7FD3D" w14:paraId="2D14E1EA" w14:textId="0A82FE40">
      <w:pPr>
        <w:pStyle w:val="Normal"/>
        <w:ind w:left="720"/>
        <w:rPr>
          <w:b w:val="0"/>
          <w:bCs w:val="0"/>
        </w:rPr>
      </w:pPr>
      <w:proofErr w:type="spellStart"/>
      <w:r w:rsidR="1DD7FD3D">
        <w:rPr>
          <w:b w:val="0"/>
          <w:bCs w:val="0"/>
        </w:rPr>
        <w:t>unregister_chrdev_region</w:t>
      </w:r>
      <w:proofErr w:type="spellEnd"/>
      <w:r w:rsidR="1DD7FD3D">
        <w:rPr>
          <w:b w:val="0"/>
          <w:bCs w:val="0"/>
        </w:rPr>
        <w:t>(</w:t>
      </w:r>
      <w:proofErr w:type="spellStart"/>
      <w:r w:rsidR="1DD7FD3D">
        <w:rPr>
          <w:b w:val="0"/>
          <w:bCs w:val="0"/>
        </w:rPr>
        <w:t>mydev</w:t>
      </w:r>
      <w:proofErr w:type="spellEnd"/>
      <w:r w:rsidR="1DD7FD3D">
        <w:rPr>
          <w:b w:val="0"/>
          <w:bCs w:val="0"/>
        </w:rPr>
        <w:t>, count);</w:t>
      </w:r>
    </w:p>
    <w:p w:rsidR="1DD7FD3D" w:rsidP="4977B09F" w:rsidRDefault="1DD7FD3D" w14:paraId="4851CD3B" w14:textId="62B5A9A9">
      <w:pPr>
        <w:pStyle w:val="Normal"/>
        <w:ind w:left="720"/>
        <w:rPr>
          <w:b w:val="0"/>
          <w:bCs w:val="0"/>
        </w:rPr>
      </w:pPr>
      <w:r w:rsidR="1DD7FD3D">
        <w:rPr>
          <w:b w:val="0"/>
          <w:bCs w:val="0"/>
        </w:rPr>
        <w:t>return ret;</w:t>
      </w:r>
    </w:p>
    <w:p w:rsidR="1DD7FD3D" w:rsidP="4977B09F" w:rsidRDefault="1DD7FD3D" w14:paraId="26347E37" w14:textId="378DB9D7">
      <w:pPr>
        <w:pStyle w:val="Normal"/>
        <w:ind w:left="720"/>
        <w:rPr>
          <w:b w:val="0"/>
          <w:bCs w:val="0"/>
        </w:rPr>
      </w:pPr>
      <w:r w:rsidR="1DD7FD3D">
        <w:rPr>
          <w:b w:val="0"/>
          <w:bCs w:val="0"/>
        </w:rPr>
        <w:t>}</w:t>
      </w:r>
    </w:p>
    <w:p w:rsidR="1DD7FD3D" w:rsidP="4977B09F" w:rsidRDefault="1DD7FD3D" w14:paraId="20EE49BB" w14:textId="1DB91436">
      <w:pPr>
        <w:pStyle w:val="Normal"/>
        <w:ind w:left="720"/>
        <w:rPr>
          <w:b w:val="0"/>
          <w:bCs w:val="0"/>
        </w:rPr>
      </w:pPr>
      <w:proofErr w:type="spellStart"/>
      <w:r w:rsidR="1DD7FD3D">
        <w:rPr>
          <w:b w:val="0"/>
          <w:bCs w:val="0"/>
        </w:rPr>
        <w:t>pr_info</w:t>
      </w:r>
      <w:proofErr w:type="spellEnd"/>
      <w:r w:rsidR="1DD7FD3D">
        <w:rPr>
          <w:b w:val="0"/>
          <w:bCs w:val="0"/>
        </w:rPr>
        <w:t>("Device Registered: %s", CHAR_DEV_NAME);</w:t>
      </w:r>
    </w:p>
    <w:p w:rsidR="1DD7FD3D" w:rsidP="4977B09F" w:rsidRDefault="1DD7FD3D" w14:paraId="67B87D24" w14:textId="1E3D8228">
      <w:pPr>
        <w:pStyle w:val="Normal"/>
        <w:ind w:left="720"/>
        <w:rPr>
          <w:b w:val="0"/>
          <w:bCs w:val="0"/>
        </w:rPr>
      </w:pPr>
      <w:proofErr w:type="spellStart"/>
      <w:r w:rsidR="1DD7FD3D">
        <w:rPr>
          <w:b w:val="0"/>
          <w:bCs w:val="0"/>
        </w:rPr>
        <w:t>pr_info</w:t>
      </w:r>
      <w:proofErr w:type="spellEnd"/>
      <w:r w:rsidR="1DD7FD3D">
        <w:rPr>
          <w:b w:val="0"/>
          <w:bCs w:val="0"/>
        </w:rPr>
        <w:t>("Major number = %d, Minor number = %d", MAJOR(</w:t>
      </w:r>
      <w:proofErr w:type="spellStart"/>
      <w:r w:rsidR="1DD7FD3D">
        <w:rPr>
          <w:b w:val="0"/>
          <w:bCs w:val="0"/>
        </w:rPr>
        <w:t>mydev</w:t>
      </w:r>
      <w:proofErr w:type="spellEnd"/>
      <w:r w:rsidR="1DD7FD3D">
        <w:rPr>
          <w:b w:val="0"/>
          <w:bCs w:val="0"/>
        </w:rPr>
        <w:t>),MINOR(</w:t>
      </w:r>
      <w:proofErr w:type="spellStart"/>
      <w:r w:rsidR="1DD7FD3D">
        <w:rPr>
          <w:b w:val="0"/>
          <w:bCs w:val="0"/>
        </w:rPr>
        <w:t>mydev</w:t>
      </w:r>
      <w:proofErr w:type="spellEnd"/>
      <w:r w:rsidR="1DD7FD3D">
        <w:rPr>
          <w:b w:val="0"/>
          <w:bCs w:val="0"/>
        </w:rPr>
        <w:t>));</w:t>
      </w:r>
    </w:p>
    <w:p w:rsidR="1DD7FD3D" w:rsidP="4977B09F" w:rsidRDefault="1DD7FD3D" w14:paraId="435BBF6D" w14:textId="1184762C">
      <w:pPr>
        <w:pStyle w:val="Normal"/>
        <w:ind w:left="720"/>
        <w:rPr>
          <w:b w:val="0"/>
          <w:bCs w:val="0"/>
        </w:rPr>
      </w:pPr>
      <w:r w:rsidR="1DD7FD3D">
        <w:rPr>
          <w:b w:val="0"/>
          <w:bCs w:val="0"/>
        </w:rPr>
        <w:t xml:space="preserve"> </w:t>
      </w:r>
    </w:p>
    <w:p w:rsidR="1DD7FD3D" w:rsidP="4977B09F" w:rsidRDefault="1DD7FD3D" w14:paraId="1991B4A6" w14:textId="4AC0BE98">
      <w:pPr>
        <w:pStyle w:val="Normal"/>
        <w:ind w:left="720"/>
        <w:rPr>
          <w:b w:val="0"/>
          <w:bCs w:val="0"/>
        </w:rPr>
      </w:pPr>
      <w:r w:rsidR="1DD7FD3D">
        <w:rPr>
          <w:b w:val="0"/>
          <w:bCs w:val="0"/>
        </w:rPr>
        <w:t>return SUCCESS;</w:t>
      </w:r>
    </w:p>
    <w:p w:rsidR="1DD7FD3D" w:rsidP="4977B09F" w:rsidRDefault="1DD7FD3D" w14:paraId="139FD156" w14:textId="5F2064D6">
      <w:pPr>
        <w:pStyle w:val="Normal"/>
        <w:ind w:left="720"/>
        <w:rPr>
          <w:b w:val="0"/>
          <w:bCs w:val="0"/>
        </w:rPr>
      </w:pPr>
      <w:r w:rsidR="1DD7FD3D">
        <w:rPr>
          <w:b w:val="0"/>
          <w:bCs w:val="0"/>
        </w:rPr>
        <w:t>}</w:t>
      </w:r>
    </w:p>
    <w:p w:rsidR="1DD7FD3D" w:rsidP="4977B09F" w:rsidRDefault="1DD7FD3D" w14:paraId="6DCBF791" w14:textId="255B0EFD">
      <w:pPr>
        <w:pStyle w:val="Normal"/>
        <w:ind w:left="720"/>
        <w:rPr>
          <w:b w:val="0"/>
          <w:bCs w:val="0"/>
        </w:rPr>
      </w:pPr>
      <w:r w:rsidR="1DD7FD3D">
        <w:rPr>
          <w:b w:val="0"/>
          <w:bCs w:val="0"/>
        </w:rPr>
        <w:t xml:space="preserve"> </w:t>
      </w:r>
    </w:p>
    <w:p w:rsidR="1DD7FD3D" w:rsidP="4977B09F" w:rsidRDefault="1DD7FD3D" w14:paraId="70A4BBCD" w14:textId="790FD9F3">
      <w:pPr>
        <w:pStyle w:val="Normal"/>
        <w:ind w:left="720"/>
        <w:rPr>
          <w:b w:val="0"/>
          <w:bCs w:val="0"/>
        </w:rPr>
      </w:pPr>
      <w:r w:rsidR="1DD7FD3D">
        <w:rPr>
          <w:b w:val="0"/>
          <w:bCs w:val="0"/>
        </w:rPr>
        <w:t xml:space="preserve">static void __exit </w:t>
      </w:r>
      <w:proofErr w:type="spellStart"/>
      <w:r w:rsidR="1DD7FD3D">
        <w:rPr>
          <w:b w:val="0"/>
          <w:bCs w:val="0"/>
        </w:rPr>
        <w:t>char_dev_exit</w:t>
      </w:r>
      <w:proofErr w:type="spellEnd"/>
      <w:r w:rsidR="1DD7FD3D">
        <w:rPr>
          <w:b w:val="0"/>
          <w:bCs w:val="0"/>
        </w:rPr>
        <w:t>(void)</w:t>
      </w:r>
    </w:p>
    <w:p w:rsidR="1DD7FD3D" w:rsidP="4977B09F" w:rsidRDefault="1DD7FD3D" w14:paraId="642D1D41" w14:textId="08871AC3">
      <w:pPr>
        <w:pStyle w:val="Normal"/>
        <w:ind w:left="720"/>
        <w:rPr>
          <w:b w:val="0"/>
          <w:bCs w:val="0"/>
        </w:rPr>
      </w:pPr>
      <w:r w:rsidR="1DD7FD3D">
        <w:rPr>
          <w:b w:val="0"/>
          <w:bCs w:val="0"/>
        </w:rPr>
        <w:t>{</w:t>
      </w:r>
    </w:p>
    <w:p w:rsidR="1DD7FD3D" w:rsidP="4977B09F" w:rsidRDefault="1DD7FD3D" w14:paraId="1D31D55B" w14:textId="1FC6BE06">
      <w:pPr>
        <w:pStyle w:val="Normal"/>
        <w:ind w:left="720"/>
        <w:rPr>
          <w:b w:val="0"/>
          <w:bCs w:val="0"/>
        </w:rPr>
      </w:pPr>
      <w:proofErr w:type="spellStart"/>
      <w:r w:rsidR="1DD7FD3D">
        <w:rPr>
          <w:b w:val="0"/>
          <w:bCs w:val="0"/>
        </w:rPr>
        <w:t>cdev_del</w:t>
      </w:r>
      <w:proofErr w:type="spellEnd"/>
      <w:r w:rsidR="1DD7FD3D">
        <w:rPr>
          <w:b w:val="0"/>
          <w:bCs w:val="0"/>
        </w:rPr>
        <w:t>(</w:t>
      </w:r>
      <w:proofErr w:type="spellStart"/>
      <w:r w:rsidR="1DD7FD3D">
        <w:rPr>
          <w:b w:val="0"/>
          <w:bCs w:val="0"/>
        </w:rPr>
        <w:t>my_cdev</w:t>
      </w:r>
      <w:proofErr w:type="spellEnd"/>
      <w:r w:rsidR="1DD7FD3D">
        <w:rPr>
          <w:b w:val="0"/>
          <w:bCs w:val="0"/>
        </w:rPr>
        <w:t>);</w:t>
      </w:r>
    </w:p>
    <w:p w:rsidR="1DD7FD3D" w:rsidP="4977B09F" w:rsidRDefault="1DD7FD3D" w14:paraId="43010710" w14:textId="77605D9F">
      <w:pPr>
        <w:pStyle w:val="Normal"/>
        <w:ind w:left="720"/>
        <w:rPr>
          <w:b w:val="0"/>
          <w:bCs w:val="0"/>
        </w:rPr>
      </w:pPr>
      <w:proofErr w:type="spellStart"/>
      <w:r w:rsidR="1DD7FD3D">
        <w:rPr>
          <w:b w:val="0"/>
          <w:bCs w:val="0"/>
        </w:rPr>
        <w:t>unregister_chrdev_region</w:t>
      </w:r>
      <w:proofErr w:type="spellEnd"/>
      <w:r w:rsidR="1DD7FD3D">
        <w:rPr>
          <w:b w:val="0"/>
          <w:bCs w:val="0"/>
        </w:rPr>
        <w:t>(</w:t>
      </w:r>
      <w:proofErr w:type="spellStart"/>
      <w:r w:rsidR="1DD7FD3D">
        <w:rPr>
          <w:b w:val="0"/>
          <w:bCs w:val="0"/>
        </w:rPr>
        <w:t>mydev</w:t>
      </w:r>
      <w:proofErr w:type="spellEnd"/>
      <w:r w:rsidR="1DD7FD3D">
        <w:rPr>
          <w:b w:val="0"/>
          <w:bCs w:val="0"/>
        </w:rPr>
        <w:t>, count);</w:t>
      </w:r>
    </w:p>
    <w:p w:rsidR="1DD7FD3D" w:rsidP="4977B09F" w:rsidRDefault="1DD7FD3D" w14:paraId="007456BD" w14:textId="33580C8E">
      <w:pPr>
        <w:pStyle w:val="Normal"/>
        <w:ind w:left="720"/>
        <w:rPr>
          <w:b w:val="0"/>
          <w:bCs w:val="0"/>
        </w:rPr>
      </w:pPr>
      <w:proofErr w:type="spellStart"/>
      <w:r w:rsidR="1DD7FD3D">
        <w:rPr>
          <w:b w:val="0"/>
          <w:bCs w:val="0"/>
        </w:rPr>
        <w:t>pr_info</w:t>
      </w:r>
      <w:proofErr w:type="spellEnd"/>
      <w:r w:rsidR="1DD7FD3D">
        <w:rPr>
          <w:b w:val="0"/>
          <w:bCs w:val="0"/>
        </w:rPr>
        <w:t>("Driver unregistered");</w:t>
      </w:r>
    </w:p>
    <w:p w:rsidR="1DD7FD3D" w:rsidP="4977B09F" w:rsidRDefault="1DD7FD3D" w14:paraId="43C6F376" w14:textId="37D2B80E">
      <w:pPr>
        <w:pStyle w:val="Normal"/>
        <w:ind w:left="720"/>
        <w:rPr>
          <w:b w:val="0"/>
          <w:bCs w:val="0"/>
        </w:rPr>
      </w:pPr>
      <w:r w:rsidR="1DD7FD3D">
        <w:rPr>
          <w:b w:val="0"/>
          <w:bCs w:val="0"/>
        </w:rPr>
        <w:t>}</w:t>
      </w:r>
    </w:p>
    <w:p w:rsidR="1DD7FD3D" w:rsidP="4977B09F" w:rsidRDefault="1DD7FD3D" w14:paraId="31C3539D" w14:textId="1172CE2B">
      <w:pPr>
        <w:pStyle w:val="Normal"/>
        <w:ind w:left="720"/>
        <w:rPr>
          <w:b w:val="0"/>
          <w:bCs w:val="0"/>
        </w:rPr>
      </w:pPr>
      <w:r w:rsidR="1DD7FD3D">
        <w:rPr>
          <w:b w:val="0"/>
          <w:bCs w:val="0"/>
        </w:rPr>
        <w:t xml:space="preserve"> </w:t>
      </w:r>
    </w:p>
    <w:p w:rsidR="1DD7FD3D" w:rsidP="4977B09F" w:rsidRDefault="1DD7FD3D" w14:paraId="2C38DCB0" w14:textId="598D47A9">
      <w:pPr>
        <w:pStyle w:val="Normal"/>
        <w:ind w:left="720"/>
        <w:rPr>
          <w:b w:val="0"/>
          <w:bCs w:val="0"/>
        </w:rPr>
      </w:pPr>
      <w:proofErr w:type="spellStart"/>
      <w:r w:rsidR="1DD7FD3D">
        <w:rPr>
          <w:b w:val="0"/>
          <w:bCs w:val="0"/>
        </w:rPr>
        <w:t>module_init</w:t>
      </w:r>
      <w:proofErr w:type="spellEnd"/>
      <w:r w:rsidR="1DD7FD3D">
        <w:rPr>
          <w:b w:val="0"/>
          <w:bCs w:val="0"/>
        </w:rPr>
        <w:t>(</w:t>
      </w:r>
      <w:proofErr w:type="spellStart"/>
      <w:r w:rsidR="1DD7FD3D">
        <w:rPr>
          <w:b w:val="0"/>
          <w:bCs w:val="0"/>
        </w:rPr>
        <w:t>char_dev_init</w:t>
      </w:r>
      <w:proofErr w:type="spellEnd"/>
      <w:r w:rsidR="1DD7FD3D">
        <w:rPr>
          <w:b w:val="0"/>
          <w:bCs w:val="0"/>
        </w:rPr>
        <w:t>);</w:t>
      </w:r>
    </w:p>
    <w:p w:rsidR="1DD7FD3D" w:rsidP="4977B09F" w:rsidRDefault="1DD7FD3D" w14:paraId="4DEEB5B4" w14:textId="27627468">
      <w:pPr>
        <w:pStyle w:val="Normal"/>
        <w:ind w:left="720"/>
        <w:rPr>
          <w:b w:val="0"/>
          <w:bCs w:val="0"/>
        </w:rPr>
      </w:pPr>
      <w:proofErr w:type="spellStart"/>
      <w:r w:rsidR="1DD7FD3D">
        <w:rPr>
          <w:b w:val="0"/>
          <w:bCs w:val="0"/>
        </w:rPr>
        <w:t>module_exit</w:t>
      </w:r>
      <w:proofErr w:type="spellEnd"/>
      <w:r w:rsidR="1DD7FD3D">
        <w:rPr>
          <w:b w:val="0"/>
          <w:bCs w:val="0"/>
        </w:rPr>
        <w:t>(</w:t>
      </w:r>
      <w:proofErr w:type="spellStart"/>
      <w:r w:rsidR="1DD7FD3D">
        <w:rPr>
          <w:b w:val="0"/>
          <w:bCs w:val="0"/>
        </w:rPr>
        <w:t>char_dev_exit</w:t>
      </w:r>
      <w:proofErr w:type="spellEnd"/>
      <w:r w:rsidR="1DD7FD3D">
        <w:rPr>
          <w:b w:val="0"/>
          <w:bCs w:val="0"/>
        </w:rPr>
        <w:t>);</w:t>
      </w:r>
    </w:p>
    <w:p w:rsidR="1DD7FD3D" w:rsidP="4977B09F" w:rsidRDefault="1DD7FD3D" w14:paraId="7E7192E8" w14:textId="1E62BA6D">
      <w:pPr>
        <w:pStyle w:val="Normal"/>
        <w:ind w:left="720"/>
        <w:rPr>
          <w:b w:val="0"/>
          <w:bCs w:val="0"/>
        </w:rPr>
      </w:pPr>
      <w:r w:rsidR="1DD7FD3D">
        <w:rPr>
          <w:b w:val="0"/>
          <w:bCs w:val="0"/>
        </w:rPr>
        <w:t xml:space="preserve"> </w:t>
      </w:r>
    </w:p>
    <w:p w:rsidR="1DD7FD3D" w:rsidP="4977B09F" w:rsidRDefault="1DD7FD3D" w14:paraId="210E727E" w14:textId="0EDEF2DD">
      <w:pPr>
        <w:pStyle w:val="Normal"/>
        <w:ind w:left="720"/>
        <w:rPr>
          <w:b w:val="0"/>
          <w:bCs w:val="0"/>
        </w:rPr>
      </w:pPr>
      <w:r w:rsidR="1DD7FD3D">
        <w:rPr>
          <w:b w:val="0"/>
          <w:bCs w:val="0"/>
        </w:rPr>
        <w:t>MODULE_</w:t>
      </w:r>
      <w:proofErr w:type="gramStart"/>
      <w:r w:rsidR="1DD7FD3D">
        <w:rPr>
          <w:b w:val="0"/>
          <w:bCs w:val="0"/>
        </w:rPr>
        <w:t>AUTHOR(</w:t>
      </w:r>
      <w:proofErr w:type="gramEnd"/>
      <w:r w:rsidR="1DD7FD3D">
        <w:rPr>
          <w:b w:val="0"/>
          <w:bCs w:val="0"/>
        </w:rPr>
        <w:t>"Sathish Reddy");</w:t>
      </w:r>
    </w:p>
    <w:p w:rsidR="1DD7FD3D" w:rsidP="4977B09F" w:rsidRDefault="1DD7FD3D" w14:paraId="65FB4D2E" w14:textId="2A5192DE">
      <w:pPr>
        <w:pStyle w:val="Normal"/>
        <w:ind w:left="720"/>
        <w:rPr>
          <w:b w:val="0"/>
          <w:bCs w:val="0"/>
        </w:rPr>
      </w:pPr>
      <w:r w:rsidR="1DD7FD3D">
        <w:rPr>
          <w:b w:val="0"/>
          <w:bCs w:val="0"/>
        </w:rPr>
        <w:t>MODULE_</w:t>
      </w:r>
      <w:proofErr w:type="gramStart"/>
      <w:r w:rsidR="1DD7FD3D">
        <w:rPr>
          <w:b w:val="0"/>
          <w:bCs w:val="0"/>
        </w:rPr>
        <w:t>DESCRIPTION(</w:t>
      </w:r>
      <w:proofErr w:type="gramEnd"/>
      <w:r w:rsidR="1DD7FD3D">
        <w:rPr>
          <w:b w:val="0"/>
          <w:bCs w:val="0"/>
        </w:rPr>
        <w:t>"Character Device Driver - Test");</w:t>
      </w:r>
    </w:p>
    <w:p w:rsidR="1DD7FD3D" w:rsidP="4977B09F" w:rsidRDefault="1DD7FD3D" w14:paraId="1EF438E1" w14:textId="3A616323">
      <w:pPr>
        <w:pStyle w:val="Normal"/>
        <w:ind w:left="720"/>
        <w:rPr>
          <w:b w:val="0"/>
          <w:bCs w:val="0"/>
        </w:rPr>
      </w:pPr>
      <w:r w:rsidR="1DD7FD3D">
        <w:rPr>
          <w:b w:val="0"/>
          <w:bCs w:val="0"/>
        </w:rPr>
        <w:t>MODULE_LICENSE("GPL");</w:t>
      </w:r>
    </w:p>
    <w:p w:rsidR="1DD7FD3D" w:rsidP="4977B09F" w:rsidRDefault="1DD7FD3D" w14:paraId="2631A651" w14:textId="0F1D9D8C">
      <w:pPr>
        <w:pStyle w:val="Normal"/>
        <w:ind w:left="720"/>
        <w:rPr>
          <w:b w:val="0"/>
          <w:bCs w:val="0"/>
        </w:rPr>
      </w:pPr>
      <w:r w:rsidR="1DD7FD3D">
        <w:rPr>
          <w:b w:val="0"/>
          <w:bCs w:val="0"/>
        </w:rPr>
        <w:t>/* End of code */</w:t>
      </w:r>
    </w:p>
    <w:p w:rsidR="1DD7FD3D" w:rsidP="4977B09F" w:rsidRDefault="1DD7FD3D" w14:paraId="4E27C034" w14:textId="02AFFCCA">
      <w:pPr>
        <w:pStyle w:val="Normal"/>
        <w:rPr>
          <w:b w:val="1"/>
          <w:bCs w:val="1"/>
        </w:rPr>
      </w:pPr>
      <w:r w:rsidRPr="4977B09F" w:rsidR="1DD7FD3D">
        <w:rPr>
          <w:b w:val="1"/>
          <w:bCs w:val="1"/>
        </w:rPr>
        <w:t>Char_Driver_2.c</w:t>
      </w:r>
    </w:p>
    <w:p w:rsidR="4DFAB3EF" w:rsidP="4977B09F" w:rsidRDefault="4DFAB3EF" w14:paraId="522926D1" w14:textId="49013917">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module.h</w:t>
      </w:r>
      <w:proofErr w:type="spellEnd"/>
      <w:r w:rsidR="4DFAB3EF">
        <w:rPr>
          <w:b w:val="0"/>
          <w:bCs w:val="0"/>
        </w:rPr>
        <w:t>&gt;</w:t>
      </w:r>
    </w:p>
    <w:p w:rsidR="4DFAB3EF" w:rsidP="4977B09F" w:rsidRDefault="4DFAB3EF" w14:paraId="02817243" w14:textId="64C78F6C">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version.h</w:t>
      </w:r>
      <w:proofErr w:type="spellEnd"/>
      <w:r w:rsidR="4DFAB3EF">
        <w:rPr>
          <w:b w:val="0"/>
          <w:bCs w:val="0"/>
        </w:rPr>
        <w:t>&gt;</w:t>
      </w:r>
    </w:p>
    <w:p w:rsidR="4DFAB3EF" w:rsidP="4977B09F" w:rsidRDefault="4DFAB3EF" w14:paraId="4D3D9F5E" w14:textId="5017317C">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kernel.h</w:t>
      </w:r>
      <w:proofErr w:type="spellEnd"/>
      <w:r w:rsidR="4DFAB3EF">
        <w:rPr>
          <w:b w:val="0"/>
          <w:bCs w:val="0"/>
        </w:rPr>
        <w:t>&gt;</w:t>
      </w:r>
    </w:p>
    <w:p w:rsidR="4DFAB3EF" w:rsidP="4977B09F" w:rsidRDefault="4DFAB3EF" w14:paraId="1789E059" w14:textId="66AF6455">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fs.h</w:t>
      </w:r>
      <w:proofErr w:type="spellEnd"/>
      <w:r w:rsidR="4DFAB3EF">
        <w:rPr>
          <w:b w:val="0"/>
          <w:bCs w:val="0"/>
        </w:rPr>
        <w:t>&gt;</w:t>
      </w:r>
    </w:p>
    <w:p w:rsidR="4DFAB3EF" w:rsidP="4977B09F" w:rsidRDefault="4DFAB3EF" w14:paraId="64A0D291" w14:textId="0B88A64C">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cdev.h</w:t>
      </w:r>
      <w:proofErr w:type="spellEnd"/>
      <w:r w:rsidR="4DFAB3EF">
        <w:rPr>
          <w:b w:val="0"/>
          <w:bCs w:val="0"/>
        </w:rPr>
        <w:t>&gt;</w:t>
      </w:r>
    </w:p>
    <w:p w:rsidR="4DFAB3EF" w:rsidP="4977B09F" w:rsidRDefault="4DFAB3EF" w14:paraId="789F9C95" w14:textId="2499470E">
      <w:pPr>
        <w:pStyle w:val="Normal"/>
        <w:ind w:left="720"/>
        <w:rPr>
          <w:b w:val="0"/>
          <w:bCs w:val="0"/>
        </w:rPr>
      </w:pPr>
      <w:r w:rsidR="4DFAB3EF">
        <w:rPr>
          <w:b w:val="0"/>
          <w:bCs w:val="0"/>
        </w:rPr>
        <w:t>#include &lt;</w:t>
      </w:r>
      <w:proofErr w:type="spellStart"/>
      <w:r w:rsidR="4DFAB3EF">
        <w:rPr>
          <w:b w:val="0"/>
          <w:bCs w:val="0"/>
        </w:rPr>
        <w:t>linux</w:t>
      </w:r>
      <w:proofErr w:type="spellEnd"/>
      <w:r w:rsidR="4DFAB3EF">
        <w:rPr>
          <w:b w:val="0"/>
          <w:bCs w:val="0"/>
        </w:rPr>
        <w:t>/</w:t>
      </w:r>
      <w:proofErr w:type="spellStart"/>
      <w:r w:rsidR="4DFAB3EF">
        <w:rPr>
          <w:b w:val="0"/>
          <w:bCs w:val="0"/>
        </w:rPr>
        <w:t>device.h</w:t>
      </w:r>
      <w:proofErr w:type="spellEnd"/>
      <w:r w:rsidR="4DFAB3EF">
        <w:rPr>
          <w:b w:val="0"/>
          <w:bCs w:val="0"/>
        </w:rPr>
        <w:t>&gt;</w:t>
      </w:r>
    </w:p>
    <w:p w:rsidR="4DFAB3EF" w:rsidP="4977B09F" w:rsidRDefault="4DFAB3EF" w14:paraId="652BEFA8" w14:textId="12F80C5F">
      <w:pPr>
        <w:pStyle w:val="Normal"/>
        <w:ind w:left="720"/>
        <w:rPr>
          <w:b w:val="0"/>
          <w:bCs w:val="0"/>
        </w:rPr>
      </w:pPr>
      <w:r w:rsidR="4DFAB3EF">
        <w:rPr>
          <w:b w:val="0"/>
          <w:bCs w:val="0"/>
        </w:rPr>
        <w:t xml:space="preserve"> </w:t>
      </w:r>
    </w:p>
    <w:p w:rsidR="4DFAB3EF" w:rsidP="4977B09F" w:rsidRDefault="4DFAB3EF" w14:paraId="08D185AC" w14:textId="2BFF8DDC">
      <w:pPr>
        <w:pStyle w:val="Normal"/>
        <w:ind w:left="720"/>
        <w:rPr>
          <w:b w:val="0"/>
          <w:bCs w:val="0"/>
        </w:rPr>
      </w:pPr>
      <w:r w:rsidR="4DFAB3EF">
        <w:rPr>
          <w:b w:val="0"/>
          <w:bCs w:val="0"/>
        </w:rPr>
        <w:t xml:space="preserve"> </w:t>
      </w:r>
    </w:p>
    <w:p w:rsidR="4DFAB3EF" w:rsidP="4977B09F" w:rsidRDefault="4DFAB3EF" w14:paraId="426D4850" w14:textId="0EEF5F1E">
      <w:pPr>
        <w:pStyle w:val="Normal"/>
        <w:ind w:left="720"/>
        <w:rPr>
          <w:b w:val="0"/>
          <w:bCs w:val="0"/>
        </w:rPr>
      </w:pPr>
      <w:r w:rsidR="4DFAB3EF">
        <w:rPr>
          <w:b w:val="0"/>
          <w:bCs w:val="0"/>
        </w:rPr>
        <w:t>#define CHAR_DEV_NAME "Testdev_1"</w:t>
      </w:r>
    </w:p>
    <w:p w:rsidR="4DFAB3EF" w:rsidP="4977B09F" w:rsidRDefault="4DFAB3EF" w14:paraId="3D464733" w14:textId="6B58D473">
      <w:pPr>
        <w:pStyle w:val="Normal"/>
        <w:ind w:left="720"/>
        <w:rPr>
          <w:b w:val="0"/>
          <w:bCs w:val="0"/>
        </w:rPr>
      </w:pPr>
      <w:r w:rsidR="4DFAB3EF">
        <w:rPr>
          <w:b w:val="0"/>
          <w:bCs w:val="0"/>
        </w:rPr>
        <w:t>#define SUCCESS 0</w:t>
      </w:r>
    </w:p>
    <w:p w:rsidR="4DFAB3EF" w:rsidP="4977B09F" w:rsidRDefault="4DFAB3EF" w14:paraId="7E7C69AB" w14:textId="3E4DE17F">
      <w:pPr>
        <w:pStyle w:val="Normal"/>
        <w:ind w:left="720"/>
        <w:rPr>
          <w:b w:val="0"/>
          <w:bCs w:val="0"/>
        </w:rPr>
      </w:pPr>
      <w:r w:rsidR="4DFAB3EF">
        <w:rPr>
          <w:b w:val="0"/>
          <w:bCs w:val="0"/>
        </w:rPr>
        <w:t xml:space="preserve"> </w:t>
      </w:r>
    </w:p>
    <w:p w:rsidR="4DFAB3EF" w:rsidP="4977B09F" w:rsidRDefault="4DFAB3EF" w14:paraId="37135DE3" w14:textId="6BA3A025">
      <w:pPr>
        <w:pStyle w:val="Normal"/>
        <w:ind w:left="720"/>
        <w:rPr>
          <w:b w:val="0"/>
          <w:bCs w:val="0"/>
        </w:rPr>
      </w:pPr>
      <w:r w:rsidR="4DFAB3EF">
        <w:rPr>
          <w:b w:val="0"/>
          <w:bCs w:val="0"/>
        </w:rPr>
        <w:t xml:space="preserve">static </w:t>
      </w:r>
      <w:proofErr w:type="gramStart"/>
      <w:r w:rsidR="4DFAB3EF">
        <w:rPr>
          <w:b w:val="0"/>
          <w:bCs w:val="0"/>
        </w:rPr>
        <w:t>struct</w:t>
      </w:r>
      <w:proofErr w:type="gramEnd"/>
      <w:r w:rsidR="4DFAB3EF">
        <w:rPr>
          <w:b w:val="0"/>
          <w:bCs w:val="0"/>
        </w:rPr>
        <w:t xml:space="preserve"> </w:t>
      </w:r>
      <w:proofErr w:type="spellStart"/>
      <w:r w:rsidR="4DFAB3EF">
        <w:rPr>
          <w:b w:val="0"/>
          <w:bCs w:val="0"/>
        </w:rPr>
        <w:t>cdev</w:t>
      </w:r>
      <w:proofErr w:type="spellEnd"/>
      <w:r w:rsidR="4DFAB3EF">
        <w:rPr>
          <w:b w:val="0"/>
          <w:bCs w:val="0"/>
        </w:rPr>
        <w:t xml:space="preserve"> *</w:t>
      </w:r>
      <w:proofErr w:type="spellStart"/>
      <w:r w:rsidR="4DFAB3EF">
        <w:rPr>
          <w:b w:val="0"/>
          <w:bCs w:val="0"/>
        </w:rPr>
        <w:t>my_cdev</w:t>
      </w:r>
      <w:proofErr w:type="spellEnd"/>
      <w:r w:rsidR="4DFAB3EF">
        <w:rPr>
          <w:b w:val="0"/>
          <w:bCs w:val="0"/>
        </w:rPr>
        <w:t>;</w:t>
      </w:r>
    </w:p>
    <w:p w:rsidR="4DFAB3EF" w:rsidP="4977B09F" w:rsidRDefault="4DFAB3EF" w14:paraId="21546CD5" w14:textId="3F54372D">
      <w:pPr>
        <w:pStyle w:val="Normal"/>
        <w:ind w:left="720"/>
        <w:rPr>
          <w:b w:val="0"/>
          <w:bCs w:val="0"/>
        </w:rPr>
      </w:pPr>
      <w:r w:rsidR="4DFAB3EF">
        <w:rPr>
          <w:b w:val="0"/>
          <w:bCs w:val="0"/>
        </w:rPr>
        <w:t>static struct class *</w:t>
      </w:r>
      <w:proofErr w:type="spellStart"/>
      <w:r w:rsidR="4DFAB3EF">
        <w:rPr>
          <w:b w:val="0"/>
          <w:bCs w:val="0"/>
        </w:rPr>
        <w:t>my_class</w:t>
      </w:r>
      <w:proofErr w:type="spellEnd"/>
      <w:r w:rsidR="4DFAB3EF">
        <w:rPr>
          <w:b w:val="0"/>
          <w:bCs w:val="0"/>
        </w:rPr>
        <w:t>;</w:t>
      </w:r>
    </w:p>
    <w:p w:rsidR="4DFAB3EF" w:rsidP="4977B09F" w:rsidRDefault="4DFAB3EF" w14:paraId="10BC5575" w14:textId="438D1435">
      <w:pPr>
        <w:pStyle w:val="Normal"/>
        <w:ind w:left="720"/>
        <w:rPr>
          <w:b w:val="0"/>
          <w:bCs w:val="0"/>
        </w:rPr>
      </w:pPr>
      <w:r w:rsidR="4DFAB3EF">
        <w:rPr>
          <w:b w:val="0"/>
          <w:bCs w:val="0"/>
        </w:rPr>
        <w:t xml:space="preserve">static </w:t>
      </w:r>
      <w:proofErr w:type="spellStart"/>
      <w:r w:rsidR="4DFAB3EF">
        <w:rPr>
          <w:b w:val="0"/>
          <w:bCs w:val="0"/>
        </w:rPr>
        <w:t>dev_t</w:t>
      </w:r>
      <w:proofErr w:type="spellEnd"/>
      <w:r w:rsidR="4DFAB3EF">
        <w:rPr>
          <w:b w:val="0"/>
          <w:bCs w:val="0"/>
        </w:rPr>
        <w:t xml:space="preserve"> </w:t>
      </w:r>
      <w:proofErr w:type="spellStart"/>
      <w:r w:rsidR="4DFAB3EF">
        <w:rPr>
          <w:b w:val="0"/>
          <w:bCs w:val="0"/>
        </w:rPr>
        <w:t>mydev</w:t>
      </w:r>
      <w:proofErr w:type="spellEnd"/>
      <w:r w:rsidR="4DFAB3EF">
        <w:rPr>
          <w:b w:val="0"/>
          <w:bCs w:val="0"/>
        </w:rPr>
        <w:t>;</w:t>
      </w:r>
    </w:p>
    <w:p w:rsidR="4DFAB3EF" w:rsidP="4977B09F" w:rsidRDefault="4DFAB3EF" w14:paraId="4361818A" w14:textId="7AFDD76C">
      <w:pPr>
        <w:pStyle w:val="Normal"/>
        <w:ind w:left="720"/>
        <w:rPr>
          <w:b w:val="0"/>
          <w:bCs w:val="0"/>
        </w:rPr>
      </w:pPr>
      <w:r w:rsidR="4DFAB3EF">
        <w:rPr>
          <w:b w:val="0"/>
          <w:bCs w:val="0"/>
        </w:rPr>
        <w:t xml:space="preserve">static int count = 1, </w:t>
      </w:r>
      <w:proofErr w:type="spellStart"/>
      <w:r w:rsidR="4DFAB3EF">
        <w:rPr>
          <w:b w:val="0"/>
          <w:bCs w:val="0"/>
        </w:rPr>
        <w:t>inuse</w:t>
      </w:r>
      <w:proofErr w:type="spellEnd"/>
      <w:r w:rsidR="4DFAB3EF">
        <w:rPr>
          <w:b w:val="0"/>
          <w:bCs w:val="0"/>
        </w:rPr>
        <w:t xml:space="preserve"> = 0;</w:t>
      </w:r>
    </w:p>
    <w:p w:rsidR="4DFAB3EF" w:rsidP="4977B09F" w:rsidRDefault="4DFAB3EF" w14:paraId="077C2BB8" w14:textId="06B0B8C5">
      <w:pPr>
        <w:pStyle w:val="Normal"/>
        <w:ind w:left="720"/>
        <w:rPr>
          <w:b w:val="0"/>
          <w:bCs w:val="0"/>
        </w:rPr>
      </w:pPr>
      <w:r w:rsidR="4DFAB3EF">
        <w:rPr>
          <w:b w:val="0"/>
          <w:bCs w:val="0"/>
        </w:rPr>
        <w:t xml:space="preserve"> </w:t>
      </w:r>
    </w:p>
    <w:p w:rsidR="4DFAB3EF" w:rsidP="4977B09F" w:rsidRDefault="4DFAB3EF" w14:paraId="5E2CB014" w14:textId="416E2D8A">
      <w:pPr>
        <w:pStyle w:val="Normal"/>
        <w:ind w:left="720"/>
        <w:rPr>
          <w:b w:val="0"/>
          <w:bCs w:val="0"/>
        </w:rPr>
      </w:pPr>
      <w:r w:rsidR="4DFAB3EF">
        <w:rPr>
          <w:b w:val="0"/>
          <w:bCs w:val="0"/>
        </w:rPr>
        <w:t xml:space="preserve">static int </w:t>
      </w:r>
      <w:proofErr w:type="spellStart"/>
      <w:r w:rsidR="4DFAB3EF">
        <w:rPr>
          <w:b w:val="0"/>
          <w:bCs w:val="0"/>
        </w:rPr>
        <w:t>char_dev_open</w:t>
      </w:r>
      <w:proofErr w:type="spellEnd"/>
      <w:r w:rsidR="4DFAB3EF">
        <w:rPr>
          <w:b w:val="0"/>
          <w:bCs w:val="0"/>
        </w:rPr>
        <w:t xml:space="preserve">(struct </w:t>
      </w:r>
      <w:proofErr w:type="spellStart"/>
      <w:r w:rsidR="4DFAB3EF">
        <w:rPr>
          <w:b w:val="0"/>
          <w:bCs w:val="0"/>
        </w:rPr>
        <w:t>inode</w:t>
      </w:r>
      <w:proofErr w:type="spellEnd"/>
      <w:r w:rsidR="4DFAB3EF">
        <w:rPr>
          <w:b w:val="0"/>
          <w:bCs w:val="0"/>
        </w:rPr>
        <w:t xml:space="preserve"> *</w:t>
      </w:r>
      <w:proofErr w:type="spellStart"/>
      <w:r w:rsidR="4DFAB3EF">
        <w:rPr>
          <w:b w:val="0"/>
          <w:bCs w:val="0"/>
        </w:rPr>
        <w:t>inode</w:t>
      </w:r>
      <w:proofErr w:type="spellEnd"/>
      <w:r w:rsidR="4DFAB3EF">
        <w:rPr>
          <w:b w:val="0"/>
          <w:bCs w:val="0"/>
        </w:rPr>
        <w:t>, struct file *file)</w:t>
      </w:r>
    </w:p>
    <w:p w:rsidR="4DFAB3EF" w:rsidP="4977B09F" w:rsidRDefault="4DFAB3EF" w14:paraId="564023A1" w14:textId="773309BF">
      <w:pPr>
        <w:pStyle w:val="Normal"/>
        <w:ind w:left="720"/>
        <w:rPr>
          <w:b w:val="0"/>
          <w:bCs w:val="0"/>
        </w:rPr>
      </w:pPr>
      <w:r w:rsidR="4DFAB3EF">
        <w:rPr>
          <w:b w:val="0"/>
          <w:bCs w:val="0"/>
        </w:rPr>
        <w:t>{</w:t>
      </w:r>
    </w:p>
    <w:p w:rsidR="4DFAB3EF" w:rsidP="4977B09F" w:rsidRDefault="4DFAB3EF" w14:paraId="47AECE66" w14:textId="0F2A0759">
      <w:pPr>
        <w:pStyle w:val="Normal"/>
        <w:ind w:left="720"/>
        <w:rPr>
          <w:b w:val="0"/>
          <w:bCs w:val="0"/>
        </w:rPr>
      </w:pPr>
      <w:r w:rsidR="4DFAB3EF">
        <w:rPr>
          <w:b w:val="0"/>
          <w:bCs w:val="0"/>
        </w:rPr>
        <w:t>if (</w:t>
      </w:r>
      <w:proofErr w:type="spellStart"/>
      <w:r w:rsidR="4DFAB3EF">
        <w:rPr>
          <w:b w:val="0"/>
          <w:bCs w:val="0"/>
        </w:rPr>
        <w:t>inuse</w:t>
      </w:r>
      <w:proofErr w:type="spellEnd"/>
      <w:r w:rsidR="4DFAB3EF">
        <w:rPr>
          <w:b w:val="0"/>
          <w:bCs w:val="0"/>
        </w:rPr>
        <w:t>) {</w:t>
      </w:r>
    </w:p>
    <w:p w:rsidR="4DFAB3EF" w:rsidP="4977B09F" w:rsidRDefault="4DFAB3EF" w14:paraId="0100977F" w14:textId="4C716B48">
      <w:pPr>
        <w:pStyle w:val="Normal"/>
        <w:ind w:left="720"/>
        <w:rPr>
          <w:b w:val="0"/>
          <w:bCs w:val="0"/>
        </w:rPr>
      </w:pPr>
      <w:proofErr w:type="spellStart"/>
      <w:r w:rsidR="4DFAB3EF">
        <w:rPr>
          <w:b w:val="0"/>
          <w:bCs w:val="0"/>
        </w:rPr>
        <w:t>pr_err</w:t>
      </w:r>
      <w:proofErr w:type="spellEnd"/>
      <w:r w:rsidR="4DFAB3EF">
        <w:rPr>
          <w:b w:val="0"/>
          <w:bCs w:val="0"/>
        </w:rPr>
        <w:t>("Device busy %s", CHAR_DEV_NAME);</w:t>
      </w:r>
    </w:p>
    <w:p w:rsidR="4DFAB3EF" w:rsidP="4977B09F" w:rsidRDefault="4DFAB3EF" w14:paraId="4D9BB792" w14:textId="5EC43955">
      <w:pPr>
        <w:pStyle w:val="Normal"/>
        <w:ind w:left="720"/>
        <w:rPr>
          <w:b w:val="0"/>
          <w:bCs w:val="0"/>
        </w:rPr>
      </w:pPr>
      <w:r w:rsidR="4DFAB3EF">
        <w:rPr>
          <w:b w:val="0"/>
          <w:bCs w:val="0"/>
        </w:rPr>
        <w:t>return -EBUSY;</w:t>
      </w:r>
    </w:p>
    <w:p w:rsidR="4DFAB3EF" w:rsidP="4977B09F" w:rsidRDefault="4DFAB3EF" w14:paraId="444A6AEF" w14:textId="40262FFB">
      <w:pPr>
        <w:pStyle w:val="Normal"/>
        <w:ind w:left="720"/>
        <w:rPr>
          <w:b w:val="0"/>
          <w:bCs w:val="0"/>
        </w:rPr>
      </w:pPr>
      <w:r w:rsidR="4DFAB3EF">
        <w:rPr>
          <w:b w:val="0"/>
          <w:bCs w:val="0"/>
        </w:rPr>
        <w:t>}</w:t>
      </w:r>
    </w:p>
    <w:p w:rsidR="4DFAB3EF" w:rsidP="4977B09F" w:rsidRDefault="4DFAB3EF" w14:paraId="38D5E0F8" w14:textId="4B2238A3">
      <w:pPr>
        <w:pStyle w:val="Normal"/>
        <w:ind w:left="720"/>
        <w:rPr>
          <w:b w:val="0"/>
          <w:bCs w:val="0"/>
        </w:rPr>
      </w:pPr>
      <w:proofErr w:type="spellStart"/>
      <w:r w:rsidR="4DFAB3EF">
        <w:rPr>
          <w:b w:val="0"/>
          <w:bCs w:val="0"/>
        </w:rPr>
        <w:t>inuse</w:t>
      </w:r>
      <w:proofErr w:type="spellEnd"/>
      <w:r w:rsidR="4DFAB3EF">
        <w:rPr>
          <w:b w:val="0"/>
          <w:bCs w:val="0"/>
        </w:rPr>
        <w:t xml:space="preserve"> = 1;</w:t>
      </w:r>
    </w:p>
    <w:p w:rsidR="4DFAB3EF" w:rsidP="4977B09F" w:rsidRDefault="4DFAB3EF" w14:paraId="77858BB5" w14:textId="42709017">
      <w:pPr>
        <w:pStyle w:val="Normal"/>
        <w:ind w:left="720"/>
        <w:rPr>
          <w:b w:val="0"/>
          <w:bCs w:val="0"/>
        </w:rPr>
      </w:pPr>
      <w:proofErr w:type="spellStart"/>
      <w:r w:rsidR="4DFAB3EF">
        <w:rPr>
          <w:b w:val="0"/>
          <w:bCs w:val="0"/>
        </w:rPr>
        <w:t>pr_info</w:t>
      </w:r>
      <w:proofErr w:type="spellEnd"/>
      <w:r w:rsidR="4DFAB3EF">
        <w:rPr>
          <w:b w:val="0"/>
          <w:bCs w:val="0"/>
        </w:rPr>
        <w:t>("Open operation invoked");</w:t>
      </w:r>
    </w:p>
    <w:p w:rsidR="4DFAB3EF" w:rsidP="4977B09F" w:rsidRDefault="4DFAB3EF" w14:paraId="0CA24D93" w14:textId="0A19B935">
      <w:pPr>
        <w:pStyle w:val="Normal"/>
        <w:ind w:left="720"/>
        <w:rPr>
          <w:b w:val="0"/>
          <w:bCs w:val="0"/>
        </w:rPr>
      </w:pPr>
      <w:r w:rsidR="4DFAB3EF">
        <w:rPr>
          <w:b w:val="0"/>
          <w:bCs w:val="0"/>
        </w:rPr>
        <w:t>return SUCCESS;</w:t>
      </w:r>
    </w:p>
    <w:p w:rsidR="4DFAB3EF" w:rsidP="4977B09F" w:rsidRDefault="4DFAB3EF" w14:paraId="0DA5D184" w14:textId="4A0EF6F8">
      <w:pPr>
        <w:pStyle w:val="Normal"/>
        <w:ind w:left="720"/>
        <w:rPr>
          <w:b w:val="0"/>
          <w:bCs w:val="0"/>
        </w:rPr>
      </w:pPr>
      <w:r w:rsidR="4DFAB3EF">
        <w:rPr>
          <w:b w:val="0"/>
          <w:bCs w:val="0"/>
        </w:rPr>
        <w:t>}</w:t>
      </w:r>
    </w:p>
    <w:p w:rsidR="4DFAB3EF" w:rsidP="4977B09F" w:rsidRDefault="4DFAB3EF" w14:paraId="5A7C70FA" w14:textId="781CE105">
      <w:pPr>
        <w:pStyle w:val="Normal"/>
        <w:ind w:left="720"/>
        <w:rPr>
          <w:b w:val="0"/>
          <w:bCs w:val="0"/>
        </w:rPr>
      </w:pPr>
      <w:r w:rsidR="4DFAB3EF">
        <w:rPr>
          <w:b w:val="0"/>
          <w:bCs w:val="0"/>
        </w:rPr>
        <w:t xml:space="preserve"> </w:t>
      </w:r>
    </w:p>
    <w:p w:rsidR="4DFAB3EF" w:rsidP="4977B09F" w:rsidRDefault="4DFAB3EF" w14:paraId="48606102" w14:textId="5BD6249C">
      <w:pPr>
        <w:pStyle w:val="Normal"/>
        <w:ind w:left="720"/>
        <w:rPr>
          <w:b w:val="0"/>
          <w:bCs w:val="0"/>
        </w:rPr>
      </w:pPr>
      <w:r w:rsidR="4DFAB3EF">
        <w:rPr>
          <w:b w:val="0"/>
          <w:bCs w:val="0"/>
        </w:rPr>
        <w:t xml:space="preserve">static int </w:t>
      </w:r>
      <w:proofErr w:type="spellStart"/>
      <w:r w:rsidR="4DFAB3EF">
        <w:rPr>
          <w:b w:val="0"/>
          <w:bCs w:val="0"/>
        </w:rPr>
        <w:t>char_dev_release</w:t>
      </w:r>
      <w:proofErr w:type="spellEnd"/>
      <w:r w:rsidR="4DFAB3EF">
        <w:rPr>
          <w:b w:val="0"/>
          <w:bCs w:val="0"/>
        </w:rPr>
        <w:t xml:space="preserve">(struct </w:t>
      </w:r>
      <w:proofErr w:type="spellStart"/>
      <w:r w:rsidR="4DFAB3EF">
        <w:rPr>
          <w:b w:val="0"/>
          <w:bCs w:val="0"/>
        </w:rPr>
        <w:t>inode</w:t>
      </w:r>
      <w:proofErr w:type="spellEnd"/>
      <w:r w:rsidR="4DFAB3EF">
        <w:rPr>
          <w:b w:val="0"/>
          <w:bCs w:val="0"/>
        </w:rPr>
        <w:t xml:space="preserve"> *</w:t>
      </w:r>
      <w:proofErr w:type="spellStart"/>
      <w:r w:rsidR="4DFAB3EF">
        <w:rPr>
          <w:b w:val="0"/>
          <w:bCs w:val="0"/>
        </w:rPr>
        <w:t>inode</w:t>
      </w:r>
      <w:proofErr w:type="spellEnd"/>
      <w:r w:rsidR="4DFAB3EF">
        <w:rPr>
          <w:b w:val="0"/>
          <w:bCs w:val="0"/>
        </w:rPr>
        <w:t>, struct file *file)</w:t>
      </w:r>
    </w:p>
    <w:p w:rsidR="4DFAB3EF" w:rsidP="4977B09F" w:rsidRDefault="4DFAB3EF" w14:paraId="699BFAAF" w14:textId="43B665B3">
      <w:pPr>
        <w:pStyle w:val="Normal"/>
        <w:ind w:left="720"/>
        <w:rPr>
          <w:b w:val="0"/>
          <w:bCs w:val="0"/>
        </w:rPr>
      </w:pPr>
      <w:r w:rsidR="4DFAB3EF">
        <w:rPr>
          <w:b w:val="0"/>
          <w:bCs w:val="0"/>
        </w:rPr>
        <w:t>{</w:t>
      </w:r>
    </w:p>
    <w:p w:rsidR="4DFAB3EF" w:rsidP="4977B09F" w:rsidRDefault="4DFAB3EF" w14:paraId="241BF5E2" w14:textId="22EEA8DE">
      <w:pPr>
        <w:pStyle w:val="Normal"/>
        <w:ind w:left="720"/>
        <w:rPr>
          <w:b w:val="0"/>
          <w:bCs w:val="0"/>
        </w:rPr>
      </w:pPr>
      <w:proofErr w:type="spellStart"/>
      <w:r w:rsidR="4DFAB3EF">
        <w:rPr>
          <w:b w:val="0"/>
          <w:bCs w:val="0"/>
        </w:rPr>
        <w:t>inuse</w:t>
      </w:r>
      <w:proofErr w:type="spellEnd"/>
      <w:r w:rsidR="4DFAB3EF">
        <w:rPr>
          <w:b w:val="0"/>
          <w:bCs w:val="0"/>
        </w:rPr>
        <w:t xml:space="preserve"> = 0;</w:t>
      </w:r>
    </w:p>
    <w:p w:rsidR="4DFAB3EF" w:rsidP="4977B09F" w:rsidRDefault="4DFAB3EF" w14:paraId="7CC42C4D" w14:textId="3998E5D5">
      <w:pPr>
        <w:pStyle w:val="Normal"/>
        <w:ind w:left="720"/>
        <w:rPr>
          <w:b w:val="0"/>
          <w:bCs w:val="0"/>
        </w:rPr>
      </w:pPr>
      <w:r w:rsidR="4DFAB3EF">
        <w:rPr>
          <w:b w:val="0"/>
          <w:bCs w:val="0"/>
        </w:rPr>
        <w:t>return SUCCESS;</w:t>
      </w:r>
    </w:p>
    <w:p w:rsidR="4DFAB3EF" w:rsidP="4977B09F" w:rsidRDefault="4DFAB3EF" w14:paraId="76A994F1" w14:textId="4433EB3A">
      <w:pPr>
        <w:pStyle w:val="Normal"/>
        <w:ind w:left="720"/>
        <w:rPr>
          <w:b w:val="0"/>
          <w:bCs w:val="0"/>
        </w:rPr>
      </w:pPr>
      <w:r w:rsidR="4DFAB3EF">
        <w:rPr>
          <w:b w:val="0"/>
          <w:bCs w:val="0"/>
        </w:rPr>
        <w:t>}</w:t>
      </w:r>
    </w:p>
    <w:p w:rsidR="4DFAB3EF" w:rsidP="4977B09F" w:rsidRDefault="4DFAB3EF" w14:paraId="0FB1B094" w14:textId="01D395D9">
      <w:pPr>
        <w:pStyle w:val="Normal"/>
        <w:ind w:left="720"/>
        <w:rPr>
          <w:b w:val="0"/>
          <w:bCs w:val="0"/>
        </w:rPr>
      </w:pPr>
      <w:r w:rsidR="4DFAB3EF">
        <w:rPr>
          <w:b w:val="0"/>
          <w:bCs w:val="0"/>
        </w:rPr>
        <w:t xml:space="preserve"> </w:t>
      </w:r>
    </w:p>
    <w:p w:rsidR="4DFAB3EF" w:rsidP="4977B09F" w:rsidRDefault="4DFAB3EF" w14:paraId="2A67E9BE" w14:textId="096D446F">
      <w:pPr>
        <w:pStyle w:val="Normal"/>
        <w:ind w:left="720"/>
        <w:rPr>
          <w:b w:val="0"/>
          <w:bCs w:val="0"/>
        </w:rPr>
      </w:pPr>
      <w:r w:rsidR="4DFAB3EF">
        <w:rPr>
          <w:b w:val="0"/>
          <w:bCs w:val="0"/>
        </w:rPr>
        <w:t xml:space="preserve">static </w:t>
      </w:r>
      <w:proofErr w:type="spellStart"/>
      <w:r w:rsidR="4DFAB3EF">
        <w:rPr>
          <w:b w:val="0"/>
          <w:bCs w:val="0"/>
        </w:rPr>
        <w:t>ssize_t</w:t>
      </w:r>
      <w:proofErr w:type="spellEnd"/>
      <w:r w:rsidR="4DFAB3EF">
        <w:rPr>
          <w:b w:val="0"/>
          <w:bCs w:val="0"/>
        </w:rPr>
        <w:t xml:space="preserve"> </w:t>
      </w:r>
      <w:proofErr w:type="spellStart"/>
      <w:r w:rsidR="4DFAB3EF">
        <w:rPr>
          <w:b w:val="0"/>
          <w:bCs w:val="0"/>
        </w:rPr>
        <w:t>char_dev_write</w:t>
      </w:r>
      <w:proofErr w:type="spellEnd"/>
      <w:r w:rsidR="4DFAB3EF">
        <w:rPr>
          <w:b w:val="0"/>
          <w:bCs w:val="0"/>
        </w:rPr>
        <w:t xml:space="preserve">(struct file *file, </w:t>
      </w:r>
      <w:proofErr w:type="spellStart"/>
      <w:r w:rsidR="4DFAB3EF">
        <w:rPr>
          <w:b w:val="0"/>
          <w:bCs w:val="0"/>
        </w:rPr>
        <w:t>const</w:t>
      </w:r>
      <w:proofErr w:type="spellEnd"/>
      <w:r w:rsidR="4DFAB3EF">
        <w:rPr>
          <w:b w:val="0"/>
          <w:bCs w:val="0"/>
        </w:rPr>
        <w:t xml:space="preserve"> char __user * </w:t>
      </w:r>
      <w:proofErr w:type="spellStart"/>
      <w:r w:rsidR="4DFAB3EF">
        <w:rPr>
          <w:b w:val="0"/>
          <w:bCs w:val="0"/>
        </w:rPr>
        <w:t>buf</w:t>
      </w:r>
      <w:proofErr w:type="spellEnd"/>
      <w:r w:rsidR="4DFAB3EF">
        <w:rPr>
          <w:b w:val="0"/>
          <w:bCs w:val="0"/>
        </w:rPr>
        <w:t>,</w:t>
      </w:r>
    </w:p>
    <w:p w:rsidR="4DFAB3EF" w:rsidP="4977B09F" w:rsidRDefault="4DFAB3EF" w14:paraId="14806466" w14:textId="525118AF">
      <w:pPr>
        <w:pStyle w:val="Normal"/>
        <w:ind w:left="720"/>
        <w:rPr>
          <w:b w:val="0"/>
          <w:bCs w:val="0"/>
        </w:rPr>
      </w:pPr>
      <w:r w:rsidR="4DFAB3EF">
        <w:rPr>
          <w:b w:val="0"/>
          <w:bCs w:val="0"/>
        </w:rPr>
        <w:t xml:space="preserve">      </w:t>
      </w:r>
      <w:proofErr w:type="spellStart"/>
      <w:r w:rsidR="4DFAB3EF">
        <w:rPr>
          <w:b w:val="0"/>
          <w:bCs w:val="0"/>
        </w:rPr>
        <w:t>size_t</w:t>
      </w:r>
      <w:proofErr w:type="spellEnd"/>
      <w:r w:rsidR="4DFAB3EF">
        <w:rPr>
          <w:b w:val="0"/>
          <w:bCs w:val="0"/>
        </w:rPr>
        <w:t xml:space="preserve"> </w:t>
      </w:r>
      <w:proofErr w:type="spellStart"/>
      <w:r w:rsidR="4DFAB3EF">
        <w:rPr>
          <w:b w:val="0"/>
          <w:bCs w:val="0"/>
        </w:rPr>
        <w:t>lbuf</w:t>
      </w:r>
      <w:proofErr w:type="spellEnd"/>
      <w:r w:rsidR="4DFAB3EF">
        <w:rPr>
          <w:b w:val="0"/>
          <w:bCs w:val="0"/>
        </w:rPr>
        <w:t xml:space="preserve">, </w:t>
      </w:r>
      <w:proofErr w:type="spellStart"/>
      <w:r w:rsidR="4DFAB3EF">
        <w:rPr>
          <w:b w:val="0"/>
          <w:bCs w:val="0"/>
        </w:rPr>
        <w:t>loff_t</w:t>
      </w:r>
      <w:proofErr w:type="spellEnd"/>
      <w:r w:rsidR="4DFAB3EF">
        <w:rPr>
          <w:b w:val="0"/>
          <w:bCs w:val="0"/>
        </w:rPr>
        <w:t xml:space="preserve"> * offset)</w:t>
      </w:r>
    </w:p>
    <w:p w:rsidR="4DFAB3EF" w:rsidP="4977B09F" w:rsidRDefault="4DFAB3EF" w14:paraId="1AA78708" w14:textId="6D6D8D65">
      <w:pPr>
        <w:pStyle w:val="Normal"/>
        <w:ind w:left="720"/>
        <w:rPr>
          <w:b w:val="0"/>
          <w:bCs w:val="0"/>
        </w:rPr>
      </w:pPr>
      <w:r w:rsidR="4DFAB3EF">
        <w:rPr>
          <w:b w:val="0"/>
          <w:bCs w:val="0"/>
        </w:rPr>
        <w:t>{</w:t>
      </w:r>
    </w:p>
    <w:p w:rsidR="4DFAB3EF" w:rsidP="4977B09F" w:rsidRDefault="4DFAB3EF" w14:paraId="1D4BCB61" w14:textId="479AABA7">
      <w:pPr>
        <w:pStyle w:val="Normal"/>
        <w:ind w:left="720"/>
        <w:rPr>
          <w:b w:val="0"/>
          <w:bCs w:val="0"/>
        </w:rPr>
      </w:pPr>
      <w:proofErr w:type="spellStart"/>
      <w:r w:rsidR="4DFAB3EF">
        <w:rPr>
          <w:b w:val="0"/>
          <w:bCs w:val="0"/>
        </w:rPr>
        <w:t>pr_info</w:t>
      </w:r>
      <w:proofErr w:type="spellEnd"/>
      <w:r w:rsidR="4DFAB3EF">
        <w:rPr>
          <w:b w:val="0"/>
          <w:bCs w:val="0"/>
        </w:rPr>
        <w:t>("</w:t>
      </w:r>
      <w:proofErr w:type="spellStart"/>
      <w:r w:rsidR="4DFAB3EF">
        <w:rPr>
          <w:b w:val="0"/>
          <w:bCs w:val="0"/>
        </w:rPr>
        <w:t>Rec'vd</w:t>
      </w:r>
      <w:proofErr w:type="spellEnd"/>
      <w:r w:rsidR="4DFAB3EF">
        <w:rPr>
          <w:b w:val="0"/>
          <w:bCs w:val="0"/>
        </w:rPr>
        <w:t xml:space="preserve"> </w:t>
      </w:r>
      <w:proofErr w:type="gramStart"/>
      <w:r w:rsidR="4DFAB3EF">
        <w:rPr>
          <w:b w:val="0"/>
          <w:bCs w:val="0"/>
        </w:rPr>
        <w:t>data :</w:t>
      </w:r>
      <w:proofErr w:type="gramEnd"/>
      <w:r w:rsidR="4DFAB3EF">
        <w:rPr>
          <w:b w:val="0"/>
          <w:bCs w:val="0"/>
        </w:rPr>
        <w:t xml:space="preserve"> %s, of </w:t>
      </w:r>
      <w:proofErr w:type="spellStart"/>
      <w:r w:rsidR="4DFAB3EF">
        <w:rPr>
          <w:b w:val="0"/>
          <w:bCs w:val="0"/>
        </w:rPr>
        <w:t>len</w:t>
      </w:r>
      <w:proofErr w:type="spellEnd"/>
      <w:r w:rsidR="4DFAB3EF">
        <w:rPr>
          <w:b w:val="0"/>
          <w:bCs w:val="0"/>
        </w:rPr>
        <w:t>=%</w:t>
      </w:r>
      <w:proofErr w:type="spellStart"/>
      <w:r w:rsidR="4DFAB3EF">
        <w:rPr>
          <w:b w:val="0"/>
          <w:bCs w:val="0"/>
        </w:rPr>
        <w:t>ld</w:t>
      </w:r>
      <w:proofErr w:type="spellEnd"/>
      <w:r w:rsidR="4DFAB3EF">
        <w:rPr>
          <w:b w:val="0"/>
          <w:bCs w:val="0"/>
        </w:rPr>
        <w:t xml:space="preserve">", </w:t>
      </w:r>
      <w:proofErr w:type="spellStart"/>
      <w:r w:rsidR="4DFAB3EF">
        <w:rPr>
          <w:b w:val="0"/>
          <w:bCs w:val="0"/>
        </w:rPr>
        <w:t>buf</w:t>
      </w:r>
      <w:proofErr w:type="spellEnd"/>
      <w:r w:rsidR="4DFAB3EF">
        <w:rPr>
          <w:b w:val="0"/>
          <w:bCs w:val="0"/>
        </w:rPr>
        <w:t xml:space="preserve">, </w:t>
      </w:r>
      <w:proofErr w:type="spellStart"/>
      <w:r w:rsidR="4DFAB3EF">
        <w:rPr>
          <w:b w:val="0"/>
          <w:bCs w:val="0"/>
        </w:rPr>
        <w:t>lbuf</w:t>
      </w:r>
      <w:proofErr w:type="spellEnd"/>
      <w:r w:rsidR="4DFAB3EF">
        <w:rPr>
          <w:b w:val="0"/>
          <w:bCs w:val="0"/>
        </w:rPr>
        <w:t>);</w:t>
      </w:r>
    </w:p>
    <w:p w:rsidR="4DFAB3EF" w:rsidP="4977B09F" w:rsidRDefault="4DFAB3EF" w14:paraId="008EFBDD" w14:textId="718369B9">
      <w:pPr>
        <w:pStyle w:val="Normal"/>
        <w:ind w:left="720"/>
        <w:rPr>
          <w:b w:val="0"/>
          <w:bCs w:val="0"/>
        </w:rPr>
      </w:pPr>
      <w:r w:rsidR="4DFAB3EF">
        <w:rPr>
          <w:b w:val="0"/>
          <w:bCs w:val="0"/>
        </w:rPr>
        <w:t xml:space="preserve">return </w:t>
      </w:r>
      <w:proofErr w:type="spellStart"/>
      <w:r w:rsidR="4DFAB3EF">
        <w:rPr>
          <w:b w:val="0"/>
          <w:bCs w:val="0"/>
        </w:rPr>
        <w:t>lbuf</w:t>
      </w:r>
      <w:proofErr w:type="spellEnd"/>
      <w:r w:rsidR="4DFAB3EF">
        <w:rPr>
          <w:b w:val="0"/>
          <w:bCs w:val="0"/>
        </w:rPr>
        <w:t>;</w:t>
      </w:r>
    </w:p>
    <w:p w:rsidR="4DFAB3EF" w:rsidP="4977B09F" w:rsidRDefault="4DFAB3EF" w14:paraId="7A3E078F" w14:textId="27A0C3EA">
      <w:pPr>
        <w:pStyle w:val="Normal"/>
        <w:ind w:left="720"/>
        <w:rPr>
          <w:b w:val="0"/>
          <w:bCs w:val="0"/>
        </w:rPr>
      </w:pPr>
      <w:r w:rsidR="4DFAB3EF">
        <w:rPr>
          <w:b w:val="0"/>
          <w:bCs w:val="0"/>
        </w:rPr>
        <w:t>}</w:t>
      </w:r>
    </w:p>
    <w:p w:rsidR="4DFAB3EF" w:rsidP="4977B09F" w:rsidRDefault="4DFAB3EF" w14:paraId="122C2723" w14:textId="29BEF109">
      <w:pPr>
        <w:pStyle w:val="Normal"/>
        <w:ind w:left="720"/>
        <w:rPr>
          <w:b w:val="0"/>
          <w:bCs w:val="0"/>
        </w:rPr>
      </w:pPr>
      <w:r w:rsidR="4DFAB3EF">
        <w:rPr>
          <w:b w:val="0"/>
          <w:bCs w:val="0"/>
        </w:rPr>
        <w:t xml:space="preserve"> </w:t>
      </w:r>
    </w:p>
    <w:p w:rsidR="4DFAB3EF" w:rsidP="4977B09F" w:rsidRDefault="4DFAB3EF" w14:paraId="26C7B763" w14:textId="4138C212">
      <w:pPr>
        <w:pStyle w:val="Normal"/>
        <w:ind w:left="720"/>
        <w:rPr>
          <w:b w:val="0"/>
          <w:bCs w:val="0"/>
        </w:rPr>
      </w:pPr>
      <w:r w:rsidR="4DFAB3EF">
        <w:rPr>
          <w:b w:val="0"/>
          <w:bCs w:val="0"/>
        </w:rPr>
        <w:t xml:space="preserve">static struct </w:t>
      </w:r>
      <w:proofErr w:type="spellStart"/>
      <w:r w:rsidR="4DFAB3EF">
        <w:rPr>
          <w:b w:val="0"/>
          <w:bCs w:val="0"/>
        </w:rPr>
        <w:t>file_operations</w:t>
      </w:r>
      <w:proofErr w:type="spellEnd"/>
      <w:r w:rsidR="4DFAB3EF">
        <w:rPr>
          <w:b w:val="0"/>
          <w:bCs w:val="0"/>
        </w:rPr>
        <w:t xml:space="preserve"> </w:t>
      </w:r>
      <w:proofErr w:type="spellStart"/>
      <w:r w:rsidR="4DFAB3EF">
        <w:rPr>
          <w:b w:val="0"/>
          <w:bCs w:val="0"/>
        </w:rPr>
        <w:t>char_dev_fops</w:t>
      </w:r>
      <w:proofErr w:type="spellEnd"/>
      <w:r w:rsidR="4DFAB3EF">
        <w:rPr>
          <w:b w:val="0"/>
          <w:bCs w:val="0"/>
        </w:rPr>
        <w:t xml:space="preserve"> = {</w:t>
      </w:r>
    </w:p>
    <w:p w:rsidR="4DFAB3EF" w:rsidP="4977B09F" w:rsidRDefault="4DFAB3EF" w14:paraId="5624A743" w14:textId="176E9E7C">
      <w:pPr>
        <w:pStyle w:val="Normal"/>
        <w:ind w:left="720"/>
        <w:rPr>
          <w:b w:val="0"/>
          <w:bCs w:val="0"/>
        </w:rPr>
      </w:pPr>
      <w:proofErr w:type="gramStart"/>
      <w:r w:rsidR="4DFAB3EF">
        <w:rPr>
          <w:b w:val="0"/>
          <w:bCs w:val="0"/>
        </w:rPr>
        <w:t>.owner</w:t>
      </w:r>
      <w:proofErr w:type="gramEnd"/>
      <w:r w:rsidR="4DFAB3EF">
        <w:rPr>
          <w:b w:val="0"/>
          <w:bCs w:val="0"/>
        </w:rPr>
        <w:t xml:space="preserve"> = THIS_MODULE,</w:t>
      </w:r>
    </w:p>
    <w:p w:rsidR="4DFAB3EF" w:rsidP="4977B09F" w:rsidRDefault="4DFAB3EF" w14:paraId="7DC444D0" w14:textId="7047098B">
      <w:pPr>
        <w:pStyle w:val="Normal"/>
        <w:ind w:left="720"/>
        <w:rPr>
          <w:b w:val="0"/>
          <w:bCs w:val="0"/>
        </w:rPr>
      </w:pPr>
      <w:proofErr w:type="gramStart"/>
      <w:r w:rsidR="4DFAB3EF">
        <w:rPr>
          <w:b w:val="0"/>
          <w:bCs w:val="0"/>
        </w:rPr>
        <w:t>.write</w:t>
      </w:r>
      <w:proofErr w:type="gramEnd"/>
      <w:r w:rsidR="4DFAB3EF">
        <w:rPr>
          <w:b w:val="0"/>
          <w:bCs w:val="0"/>
        </w:rPr>
        <w:t xml:space="preserve"> = </w:t>
      </w:r>
      <w:proofErr w:type="spellStart"/>
      <w:r w:rsidR="4DFAB3EF">
        <w:rPr>
          <w:b w:val="0"/>
          <w:bCs w:val="0"/>
        </w:rPr>
        <w:t>char_dev_write</w:t>
      </w:r>
      <w:proofErr w:type="spellEnd"/>
      <w:r w:rsidR="4DFAB3EF">
        <w:rPr>
          <w:b w:val="0"/>
          <w:bCs w:val="0"/>
        </w:rPr>
        <w:t>,</w:t>
      </w:r>
    </w:p>
    <w:p w:rsidR="4DFAB3EF" w:rsidP="4977B09F" w:rsidRDefault="4DFAB3EF" w14:paraId="6C65615B" w14:textId="6A6AC73C">
      <w:pPr>
        <w:pStyle w:val="Normal"/>
        <w:ind w:left="720"/>
        <w:rPr>
          <w:b w:val="0"/>
          <w:bCs w:val="0"/>
        </w:rPr>
      </w:pPr>
      <w:proofErr w:type="gramStart"/>
      <w:r w:rsidR="4DFAB3EF">
        <w:rPr>
          <w:b w:val="0"/>
          <w:bCs w:val="0"/>
        </w:rPr>
        <w:t>.open</w:t>
      </w:r>
      <w:proofErr w:type="gramEnd"/>
      <w:r w:rsidR="4DFAB3EF">
        <w:rPr>
          <w:b w:val="0"/>
          <w:bCs w:val="0"/>
        </w:rPr>
        <w:t xml:space="preserve"> = </w:t>
      </w:r>
      <w:proofErr w:type="spellStart"/>
      <w:r w:rsidR="4DFAB3EF">
        <w:rPr>
          <w:b w:val="0"/>
          <w:bCs w:val="0"/>
        </w:rPr>
        <w:t>char_dev_open</w:t>
      </w:r>
      <w:proofErr w:type="spellEnd"/>
      <w:r w:rsidR="4DFAB3EF">
        <w:rPr>
          <w:b w:val="0"/>
          <w:bCs w:val="0"/>
        </w:rPr>
        <w:t>,</w:t>
      </w:r>
    </w:p>
    <w:p w:rsidR="4DFAB3EF" w:rsidP="4977B09F" w:rsidRDefault="4DFAB3EF" w14:paraId="5A67A7BC" w14:textId="0BCD07FC">
      <w:pPr>
        <w:pStyle w:val="Normal"/>
        <w:ind w:left="720"/>
        <w:rPr>
          <w:b w:val="0"/>
          <w:bCs w:val="0"/>
        </w:rPr>
      </w:pPr>
      <w:proofErr w:type="gramStart"/>
      <w:r w:rsidR="4DFAB3EF">
        <w:rPr>
          <w:b w:val="0"/>
          <w:bCs w:val="0"/>
        </w:rPr>
        <w:t>.release</w:t>
      </w:r>
      <w:proofErr w:type="gramEnd"/>
      <w:r w:rsidR="4DFAB3EF">
        <w:rPr>
          <w:b w:val="0"/>
          <w:bCs w:val="0"/>
        </w:rPr>
        <w:t xml:space="preserve"> = </w:t>
      </w:r>
      <w:proofErr w:type="spellStart"/>
      <w:r w:rsidR="4DFAB3EF">
        <w:rPr>
          <w:b w:val="0"/>
          <w:bCs w:val="0"/>
        </w:rPr>
        <w:t>char_dev_release</w:t>
      </w:r>
      <w:proofErr w:type="spellEnd"/>
    </w:p>
    <w:p w:rsidR="4DFAB3EF" w:rsidP="4977B09F" w:rsidRDefault="4DFAB3EF" w14:paraId="2798762D" w14:textId="70F3D19C">
      <w:pPr>
        <w:pStyle w:val="Normal"/>
        <w:ind w:left="720"/>
        <w:rPr>
          <w:b w:val="0"/>
          <w:bCs w:val="0"/>
        </w:rPr>
      </w:pPr>
      <w:r w:rsidR="4DFAB3EF">
        <w:rPr>
          <w:b w:val="0"/>
          <w:bCs w:val="0"/>
        </w:rPr>
        <w:t>};</w:t>
      </w:r>
    </w:p>
    <w:p w:rsidR="4DFAB3EF" w:rsidP="4977B09F" w:rsidRDefault="4DFAB3EF" w14:paraId="06250B3A" w14:textId="3C4CDE04">
      <w:pPr>
        <w:pStyle w:val="Normal"/>
        <w:ind w:left="720"/>
        <w:rPr>
          <w:b w:val="0"/>
          <w:bCs w:val="0"/>
        </w:rPr>
      </w:pPr>
      <w:r w:rsidR="4DFAB3EF">
        <w:rPr>
          <w:b w:val="0"/>
          <w:bCs w:val="0"/>
        </w:rPr>
        <w:t xml:space="preserve"> </w:t>
      </w:r>
    </w:p>
    <w:p w:rsidR="4DFAB3EF" w:rsidP="4977B09F" w:rsidRDefault="4DFAB3EF" w14:paraId="4D95AAC2" w14:textId="51EC70E6">
      <w:pPr>
        <w:pStyle w:val="Normal"/>
        <w:ind w:left="720"/>
        <w:rPr>
          <w:b w:val="0"/>
          <w:bCs w:val="0"/>
        </w:rPr>
      </w:pPr>
      <w:r w:rsidR="4DFAB3EF">
        <w:rPr>
          <w:b w:val="0"/>
          <w:bCs w:val="0"/>
        </w:rPr>
        <w:t xml:space="preserve">/* Register Driver with I/O </w:t>
      </w:r>
      <w:proofErr w:type="spellStart"/>
      <w:r w:rsidR="4DFAB3EF">
        <w:rPr>
          <w:b w:val="0"/>
          <w:bCs w:val="0"/>
        </w:rPr>
        <w:t>abstarction</w:t>
      </w:r>
      <w:proofErr w:type="spellEnd"/>
      <w:r w:rsidR="4DFAB3EF">
        <w:rPr>
          <w:b w:val="0"/>
          <w:bCs w:val="0"/>
        </w:rPr>
        <w:t xml:space="preserve"> layer</w:t>
      </w:r>
    </w:p>
    <w:p w:rsidR="4DFAB3EF" w:rsidP="4977B09F" w:rsidRDefault="4DFAB3EF" w14:paraId="7E1591FD" w14:textId="09CF929E">
      <w:pPr>
        <w:pStyle w:val="Normal"/>
        <w:ind w:left="720"/>
        <w:rPr>
          <w:b w:val="0"/>
          <w:bCs w:val="0"/>
        </w:rPr>
      </w:pPr>
      <w:r w:rsidR="4DFAB3EF">
        <w:rPr>
          <w:b w:val="0"/>
          <w:bCs w:val="0"/>
        </w:rPr>
        <w:t>*</w:t>
      </w:r>
    </w:p>
    <w:p w:rsidR="4DFAB3EF" w:rsidP="4977B09F" w:rsidRDefault="4DFAB3EF" w14:paraId="04AA18D7" w14:textId="3B9AB126">
      <w:pPr>
        <w:pStyle w:val="Normal"/>
        <w:ind w:left="720"/>
        <w:rPr>
          <w:b w:val="0"/>
          <w:bCs w:val="0"/>
        </w:rPr>
      </w:pPr>
      <w:r w:rsidR="4DFAB3EF">
        <w:rPr>
          <w:b w:val="0"/>
          <w:bCs w:val="0"/>
        </w:rPr>
        <w:t xml:space="preserve">*  </w:t>
      </w:r>
      <w:proofErr w:type="gramStart"/>
      <w:r w:rsidR="4DFAB3EF">
        <w:rPr>
          <w:b w:val="0"/>
          <w:bCs w:val="0"/>
        </w:rPr>
        <w:t>step</w:t>
      </w:r>
      <w:proofErr w:type="gramEnd"/>
      <w:r w:rsidR="4DFAB3EF">
        <w:rPr>
          <w:b w:val="0"/>
          <w:bCs w:val="0"/>
        </w:rPr>
        <w:t xml:space="preserve"> 1: Reserve Driver/Device ID.</w:t>
      </w:r>
    </w:p>
    <w:p w:rsidR="4DFAB3EF" w:rsidP="4977B09F" w:rsidRDefault="4DFAB3EF" w14:paraId="58533BF8" w14:textId="099BA89B">
      <w:pPr>
        <w:pStyle w:val="Normal"/>
        <w:ind w:left="720"/>
        <w:rPr>
          <w:b w:val="0"/>
          <w:bCs w:val="0"/>
        </w:rPr>
      </w:pPr>
      <w:r w:rsidR="4DFAB3EF">
        <w:rPr>
          <w:b w:val="0"/>
          <w:bCs w:val="0"/>
        </w:rPr>
        <w:t xml:space="preserve">*  </w:t>
      </w:r>
      <w:proofErr w:type="gramStart"/>
      <w:r w:rsidR="4DFAB3EF">
        <w:rPr>
          <w:b w:val="0"/>
          <w:bCs w:val="0"/>
        </w:rPr>
        <w:t>step</w:t>
      </w:r>
      <w:proofErr w:type="gramEnd"/>
      <w:r w:rsidR="4DFAB3EF">
        <w:rPr>
          <w:b w:val="0"/>
          <w:bCs w:val="0"/>
        </w:rPr>
        <w:t xml:space="preserve"> 2: Register file operations</w:t>
      </w:r>
    </w:p>
    <w:p w:rsidR="4DFAB3EF" w:rsidP="4977B09F" w:rsidRDefault="4DFAB3EF" w14:paraId="3D1180A9" w14:textId="592E0878">
      <w:pPr>
        <w:pStyle w:val="Normal"/>
        <w:ind w:left="720"/>
        <w:rPr>
          <w:b w:val="0"/>
          <w:bCs w:val="0"/>
        </w:rPr>
      </w:pPr>
      <w:r w:rsidR="4DFAB3EF">
        <w:rPr>
          <w:b w:val="0"/>
          <w:bCs w:val="0"/>
        </w:rPr>
        <w:t>*</w:t>
      </w:r>
    </w:p>
    <w:p w:rsidR="4DFAB3EF" w:rsidP="4977B09F" w:rsidRDefault="4DFAB3EF" w14:paraId="6FD9A84C" w14:textId="6163BBC6">
      <w:pPr>
        <w:pStyle w:val="Normal"/>
        <w:ind w:left="720"/>
        <w:rPr>
          <w:b w:val="0"/>
          <w:bCs w:val="0"/>
        </w:rPr>
      </w:pPr>
      <w:r w:rsidR="4DFAB3EF">
        <w:rPr>
          <w:b w:val="0"/>
          <w:bCs w:val="0"/>
        </w:rPr>
        <w:t>*/</w:t>
      </w:r>
    </w:p>
    <w:p w:rsidR="4DFAB3EF" w:rsidP="4977B09F" w:rsidRDefault="4DFAB3EF" w14:paraId="1192750C" w14:textId="5742EA98">
      <w:pPr>
        <w:pStyle w:val="Normal"/>
        <w:ind w:left="720"/>
        <w:rPr>
          <w:b w:val="0"/>
          <w:bCs w:val="0"/>
        </w:rPr>
      </w:pPr>
      <w:r w:rsidR="4DFAB3EF">
        <w:rPr>
          <w:b w:val="0"/>
          <w:bCs w:val="0"/>
        </w:rPr>
        <w:t>static int __</w:t>
      </w:r>
      <w:proofErr w:type="spellStart"/>
      <w:r w:rsidR="4DFAB3EF">
        <w:rPr>
          <w:b w:val="0"/>
          <w:bCs w:val="0"/>
        </w:rPr>
        <w:t>init</w:t>
      </w:r>
      <w:proofErr w:type="spellEnd"/>
      <w:r w:rsidR="4DFAB3EF">
        <w:rPr>
          <w:b w:val="0"/>
          <w:bCs w:val="0"/>
        </w:rPr>
        <w:t xml:space="preserve"> </w:t>
      </w:r>
      <w:proofErr w:type="spellStart"/>
      <w:r w:rsidR="4DFAB3EF">
        <w:rPr>
          <w:b w:val="0"/>
          <w:bCs w:val="0"/>
        </w:rPr>
        <w:t>char_dev_init</w:t>
      </w:r>
      <w:proofErr w:type="spellEnd"/>
      <w:r w:rsidR="4DFAB3EF">
        <w:rPr>
          <w:b w:val="0"/>
          <w:bCs w:val="0"/>
        </w:rPr>
        <w:t>(void)</w:t>
      </w:r>
    </w:p>
    <w:p w:rsidR="4DFAB3EF" w:rsidP="4977B09F" w:rsidRDefault="4DFAB3EF" w14:paraId="2D278722" w14:textId="750EBF29">
      <w:pPr>
        <w:pStyle w:val="Normal"/>
        <w:ind w:left="720"/>
        <w:rPr>
          <w:b w:val="0"/>
          <w:bCs w:val="0"/>
        </w:rPr>
      </w:pPr>
      <w:r w:rsidR="4DFAB3EF">
        <w:rPr>
          <w:b w:val="0"/>
          <w:bCs w:val="0"/>
        </w:rPr>
        <w:t>{</w:t>
      </w:r>
    </w:p>
    <w:p w:rsidR="4DFAB3EF" w:rsidP="4977B09F" w:rsidRDefault="4DFAB3EF" w14:paraId="69C37D0F" w14:textId="13EC3734">
      <w:pPr>
        <w:pStyle w:val="Normal"/>
        <w:ind w:left="720"/>
        <w:rPr>
          <w:b w:val="0"/>
          <w:bCs w:val="0"/>
        </w:rPr>
      </w:pPr>
      <w:r w:rsidR="4DFAB3EF">
        <w:rPr>
          <w:b w:val="0"/>
          <w:bCs w:val="0"/>
        </w:rPr>
        <w:t xml:space="preserve">int ret, </w:t>
      </w:r>
      <w:proofErr w:type="spellStart"/>
      <w:r w:rsidR="4DFAB3EF">
        <w:rPr>
          <w:b w:val="0"/>
          <w:bCs w:val="0"/>
        </w:rPr>
        <w:t>fminor</w:t>
      </w:r>
      <w:proofErr w:type="spellEnd"/>
      <w:r w:rsidR="4DFAB3EF">
        <w:rPr>
          <w:b w:val="0"/>
          <w:bCs w:val="0"/>
        </w:rPr>
        <w:t xml:space="preserve"> = 0;</w:t>
      </w:r>
    </w:p>
    <w:p w:rsidR="4DFAB3EF" w:rsidP="4977B09F" w:rsidRDefault="4DFAB3EF" w14:paraId="19846E56" w14:textId="0B558948">
      <w:pPr>
        <w:pStyle w:val="Normal"/>
        <w:ind w:left="720"/>
        <w:rPr>
          <w:b w:val="0"/>
          <w:bCs w:val="0"/>
        </w:rPr>
      </w:pPr>
      <w:r w:rsidR="4DFAB3EF">
        <w:rPr>
          <w:b w:val="0"/>
          <w:bCs w:val="0"/>
        </w:rPr>
        <w:t xml:space="preserve"> </w:t>
      </w:r>
    </w:p>
    <w:p w:rsidR="4DFAB3EF" w:rsidP="4977B09F" w:rsidRDefault="4DFAB3EF" w14:paraId="7D327BD4" w14:textId="09B83FAD">
      <w:pPr>
        <w:pStyle w:val="Normal"/>
        <w:ind w:left="720"/>
        <w:rPr>
          <w:b w:val="0"/>
          <w:bCs w:val="0"/>
        </w:rPr>
      </w:pPr>
      <w:r w:rsidR="4DFAB3EF">
        <w:rPr>
          <w:b w:val="0"/>
          <w:bCs w:val="0"/>
        </w:rPr>
        <w:t xml:space="preserve">ret = </w:t>
      </w:r>
      <w:proofErr w:type="spellStart"/>
      <w:r w:rsidR="4DFAB3EF">
        <w:rPr>
          <w:b w:val="0"/>
          <w:bCs w:val="0"/>
        </w:rPr>
        <w:t>alloc_chrdev_region</w:t>
      </w:r>
      <w:proofErr w:type="spellEnd"/>
      <w:r w:rsidR="4DFAB3EF">
        <w:rPr>
          <w:b w:val="0"/>
          <w:bCs w:val="0"/>
        </w:rPr>
        <w:t>(&amp;</w:t>
      </w:r>
      <w:proofErr w:type="spellStart"/>
      <w:r w:rsidR="4DFAB3EF">
        <w:rPr>
          <w:b w:val="0"/>
          <w:bCs w:val="0"/>
        </w:rPr>
        <w:t>mydev</w:t>
      </w:r>
      <w:proofErr w:type="spellEnd"/>
      <w:r w:rsidR="4DFAB3EF">
        <w:rPr>
          <w:b w:val="0"/>
          <w:bCs w:val="0"/>
        </w:rPr>
        <w:t xml:space="preserve">, </w:t>
      </w:r>
      <w:proofErr w:type="spellStart"/>
      <w:r w:rsidR="4DFAB3EF">
        <w:rPr>
          <w:b w:val="0"/>
          <w:bCs w:val="0"/>
        </w:rPr>
        <w:t>fminor</w:t>
      </w:r>
      <w:proofErr w:type="spellEnd"/>
      <w:r w:rsidR="4DFAB3EF">
        <w:rPr>
          <w:b w:val="0"/>
          <w:bCs w:val="0"/>
        </w:rPr>
        <w:t>, count, CHAR_DEV_NAME);</w:t>
      </w:r>
    </w:p>
    <w:p w:rsidR="4DFAB3EF" w:rsidP="4977B09F" w:rsidRDefault="4DFAB3EF" w14:paraId="7A103645" w14:textId="6ED74BAB">
      <w:pPr>
        <w:pStyle w:val="Normal"/>
        <w:ind w:left="720"/>
        <w:rPr>
          <w:b w:val="0"/>
          <w:bCs w:val="0"/>
        </w:rPr>
      </w:pPr>
      <w:r w:rsidR="4DFAB3EF">
        <w:rPr>
          <w:b w:val="0"/>
          <w:bCs w:val="0"/>
        </w:rPr>
        <w:t xml:space="preserve">    if (ret &lt; 0) {</w:t>
      </w:r>
    </w:p>
    <w:p w:rsidR="4DFAB3EF" w:rsidP="4977B09F" w:rsidRDefault="4DFAB3EF" w14:paraId="3600BFCB" w14:textId="5C091758">
      <w:pPr>
        <w:pStyle w:val="Normal"/>
        <w:ind w:left="720"/>
        <w:rPr>
          <w:b w:val="0"/>
          <w:bCs w:val="0"/>
        </w:rPr>
      </w:pPr>
      <w:proofErr w:type="spellStart"/>
      <w:r w:rsidR="4DFAB3EF">
        <w:rPr>
          <w:b w:val="0"/>
          <w:bCs w:val="0"/>
        </w:rPr>
        <w:t>pr_err</w:t>
      </w:r>
      <w:proofErr w:type="spellEnd"/>
      <w:r w:rsidR="4DFAB3EF">
        <w:rPr>
          <w:b w:val="0"/>
          <w:bCs w:val="0"/>
        </w:rPr>
        <w:t>("failed to reserve major/minor range");</w:t>
      </w:r>
    </w:p>
    <w:p w:rsidR="4DFAB3EF" w:rsidP="4977B09F" w:rsidRDefault="4DFAB3EF" w14:paraId="3AFACFEA" w14:textId="2C541C58">
      <w:pPr>
        <w:pStyle w:val="Normal"/>
        <w:ind w:left="720"/>
        <w:rPr>
          <w:b w:val="0"/>
          <w:bCs w:val="0"/>
        </w:rPr>
      </w:pPr>
      <w:r w:rsidR="4DFAB3EF">
        <w:rPr>
          <w:b w:val="0"/>
          <w:bCs w:val="0"/>
        </w:rPr>
        <w:t>return -ret;</w:t>
      </w:r>
    </w:p>
    <w:p w:rsidR="4DFAB3EF" w:rsidP="4977B09F" w:rsidRDefault="4DFAB3EF" w14:paraId="1519473A" w14:textId="02A95F8E">
      <w:pPr>
        <w:pStyle w:val="Normal"/>
        <w:ind w:left="720"/>
        <w:rPr>
          <w:b w:val="0"/>
          <w:bCs w:val="0"/>
        </w:rPr>
      </w:pPr>
      <w:r w:rsidR="4DFAB3EF">
        <w:rPr>
          <w:b w:val="0"/>
          <w:bCs w:val="0"/>
        </w:rPr>
        <w:t>}</w:t>
      </w:r>
    </w:p>
    <w:p w:rsidR="4DFAB3EF" w:rsidP="4977B09F" w:rsidRDefault="4DFAB3EF" w14:paraId="284FD1C8" w14:textId="216A613A">
      <w:pPr>
        <w:pStyle w:val="Normal"/>
        <w:ind w:left="720"/>
        <w:rPr>
          <w:b w:val="0"/>
          <w:bCs w:val="0"/>
        </w:rPr>
      </w:pPr>
      <w:r w:rsidR="4DFAB3EF">
        <w:rPr>
          <w:b w:val="0"/>
          <w:bCs w:val="0"/>
        </w:rPr>
        <w:t xml:space="preserve"> </w:t>
      </w:r>
    </w:p>
    <w:p w:rsidR="4DFAB3EF" w:rsidP="4977B09F" w:rsidRDefault="4DFAB3EF" w14:paraId="5601F06F" w14:textId="164A2A5D">
      <w:pPr>
        <w:pStyle w:val="Normal"/>
        <w:ind w:left="720"/>
        <w:rPr>
          <w:b w:val="0"/>
          <w:bCs w:val="0"/>
        </w:rPr>
      </w:pPr>
      <w:r w:rsidR="4DFAB3EF">
        <w:rPr>
          <w:b w:val="0"/>
          <w:bCs w:val="0"/>
        </w:rPr>
        <w:t>if (!(</w:t>
      </w:r>
      <w:proofErr w:type="spellStart"/>
      <w:r w:rsidR="4DFAB3EF">
        <w:rPr>
          <w:b w:val="0"/>
          <w:bCs w:val="0"/>
        </w:rPr>
        <w:t>my_cdev</w:t>
      </w:r>
      <w:proofErr w:type="spellEnd"/>
      <w:r w:rsidR="4DFAB3EF">
        <w:rPr>
          <w:b w:val="0"/>
          <w:bCs w:val="0"/>
        </w:rPr>
        <w:t xml:space="preserve"> = </w:t>
      </w:r>
      <w:proofErr w:type="spellStart"/>
      <w:r w:rsidR="4DFAB3EF">
        <w:rPr>
          <w:b w:val="0"/>
          <w:bCs w:val="0"/>
        </w:rPr>
        <w:t>cdev_alloc</w:t>
      </w:r>
      <w:proofErr w:type="spellEnd"/>
      <w:r w:rsidR="4DFAB3EF">
        <w:rPr>
          <w:b w:val="0"/>
          <w:bCs w:val="0"/>
        </w:rPr>
        <w:t>())) {</w:t>
      </w:r>
    </w:p>
    <w:p w:rsidR="4DFAB3EF" w:rsidP="4977B09F" w:rsidRDefault="4DFAB3EF" w14:paraId="06203772" w14:textId="50430F71">
      <w:pPr>
        <w:pStyle w:val="Normal"/>
        <w:ind w:left="720"/>
        <w:rPr>
          <w:b w:val="0"/>
          <w:bCs w:val="0"/>
        </w:rPr>
      </w:pPr>
      <w:proofErr w:type="spellStart"/>
      <w:r w:rsidR="4DFAB3EF">
        <w:rPr>
          <w:b w:val="0"/>
          <w:bCs w:val="0"/>
        </w:rPr>
        <w:t>pr_err</w:t>
      </w:r>
      <w:proofErr w:type="spellEnd"/>
      <w:r w:rsidR="4DFAB3EF">
        <w:rPr>
          <w:b w:val="0"/>
          <w:bCs w:val="0"/>
        </w:rPr>
        <w:t>("</w:t>
      </w:r>
      <w:proofErr w:type="spellStart"/>
      <w:r w:rsidR="4DFAB3EF">
        <w:rPr>
          <w:b w:val="0"/>
          <w:bCs w:val="0"/>
        </w:rPr>
        <w:t>cdev_alloc</w:t>
      </w:r>
      <w:proofErr w:type="spellEnd"/>
      <w:r w:rsidR="4DFAB3EF">
        <w:rPr>
          <w:b w:val="0"/>
          <w:bCs w:val="0"/>
        </w:rPr>
        <w:t>() failed");</w:t>
      </w:r>
    </w:p>
    <w:p w:rsidR="4DFAB3EF" w:rsidP="4977B09F" w:rsidRDefault="4DFAB3EF" w14:paraId="199429A4" w14:textId="6304BE08">
      <w:pPr>
        <w:pStyle w:val="Normal"/>
        <w:ind w:left="720"/>
        <w:rPr>
          <w:b w:val="0"/>
          <w:bCs w:val="0"/>
        </w:rPr>
      </w:pPr>
      <w:proofErr w:type="spellStart"/>
      <w:r w:rsidR="4DFAB3EF">
        <w:rPr>
          <w:b w:val="0"/>
          <w:bCs w:val="0"/>
        </w:rPr>
        <w:t>unregister_chrdev_region</w:t>
      </w:r>
      <w:proofErr w:type="spellEnd"/>
      <w:r w:rsidR="4DFAB3EF">
        <w:rPr>
          <w:b w:val="0"/>
          <w:bCs w:val="0"/>
        </w:rPr>
        <w:t>(</w:t>
      </w:r>
      <w:proofErr w:type="spellStart"/>
      <w:r w:rsidR="4DFAB3EF">
        <w:rPr>
          <w:b w:val="0"/>
          <w:bCs w:val="0"/>
        </w:rPr>
        <w:t>mydev</w:t>
      </w:r>
      <w:proofErr w:type="spellEnd"/>
      <w:r w:rsidR="4DFAB3EF">
        <w:rPr>
          <w:b w:val="0"/>
          <w:bCs w:val="0"/>
        </w:rPr>
        <w:t>, count);</w:t>
      </w:r>
    </w:p>
    <w:p w:rsidR="4DFAB3EF" w:rsidP="4977B09F" w:rsidRDefault="4DFAB3EF" w14:paraId="043FB490" w14:textId="6FFAAC4D">
      <w:pPr>
        <w:pStyle w:val="Normal"/>
        <w:ind w:left="720"/>
        <w:rPr>
          <w:b w:val="0"/>
          <w:bCs w:val="0"/>
        </w:rPr>
      </w:pPr>
      <w:r w:rsidR="4DFAB3EF">
        <w:rPr>
          <w:b w:val="0"/>
          <w:bCs w:val="0"/>
        </w:rPr>
        <w:t>return -ENOMEM;</w:t>
      </w:r>
    </w:p>
    <w:p w:rsidR="4DFAB3EF" w:rsidP="4977B09F" w:rsidRDefault="4DFAB3EF" w14:paraId="7DF44FDF" w14:textId="2E531ED7">
      <w:pPr>
        <w:pStyle w:val="Normal"/>
        <w:ind w:left="720"/>
        <w:rPr>
          <w:b w:val="0"/>
          <w:bCs w:val="0"/>
        </w:rPr>
      </w:pPr>
      <w:r w:rsidR="4DFAB3EF">
        <w:rPr>
          <w:b w:val="0"/>
          <w:bCs w:val="0"/>
        </w:rPr>
        <w:t>}</w:t>
      </w:r>
    </w:p>
    <w:p w:rsidR="4DFAB3EF" w:rsidP="4977B09F" w:rsidRDefault="4DFAB3EF" w14:paraId="0618A0F7" w14:textId="0C890792">
      <w:pPr>
        <w:pStyle w:val="Normal"/>
        <w:ind w:left="720"/>
        <w:rPr>
          <w:b w:val="0"/>
          <w:bCs w:val="0"/>
        </w:rPr>
      </w:pPr>
      <w:proofErr w:type="spellStart"/>
      <w:r w:rsidR="4DFAB3EF">
        <w:rPr>
          <w:b w:val="0"/>
          <w:bCs w:val="0"/>
        </w:rPr>
        <w:t>cdev_init</w:t>
      </w:r>
      <w:proofErr w:type="spellEnd"/>
      <w:r w:rsidR="4DFAB3EF">
        <w:rPr>
          <w:b w:val="0"/>
          <w:bCs w:val="0"/>
        </w:rPr>
        <w:t>(</w:t>
      </w:r>
      <w:proofErr w:type="spellStart"/>
      <w:r w:rsidR="4DFAB3EF">
        <w:rPr>
          <w:b w:val="0"/>
          <w:bCs w:val="0"/>
        </w:rPr>
        <w:t>my_cdev</w:t>
      </w:r>
      <w:proofErr w:type="spellEnd"/>
      <w:r w:rsidR="4DFAB3EF">
        <w:rPr>
          <w:b w:val="0"/>
          <w:bCs w:val="0"/>
        </w:rPr>
        <w:t>, &amp;</w:t>
      </w:r>
      <w:proofErr w:type="spellStart"/>
      <w:r w:rsidR="4DFAB3EF">
        <w:rPr>
          <w:b w:val="0"/>
          <w:bCs w:val="0"/>
        </w:rPr>
        <w:t>char_dev_fops</w:t>
      </w:r>
      <w:proofErr w:type="spellEnd"/>
      <w:r w:rsidR="4DFAB3EF">
        <w:rPr>
          <w:b w:val="0"/>
          <w:bCs w:val="0"/>
        </w:rPr>
        <w:t>);</w:t>
      </w:r>
    </w:p>
    <w:p w:rsidR="4DFAB3EF" w:rsidP="4977B09F" w:rsidRDefault="4DFAB3EF" w14:paraId="3CDF31CD" w14:textId="748CD478">
      <w:pPr>
        <w:pStyle w:val="Normal"/>
        <w:ind w:left="720"/>
        <w:rPr>
          <w:b w:val="0"/>
          <w:bCs w:val="0"/>
        </w:rPr>
      </w:pPr>
      <w:r w:rsidR="4DFAB3EF">
        <w:rPr>
          <w:b w:val="0"/>
          <w:bCs w:val="0"/>
        </w:rPr>
        <w:t xml:space="preserve"> </w:t>
      </w:r>
    </w:p>
    <w:p w:rsidR="4DFAB3EF" w:rsidP="4977B09F" w:rsidRDefault="4DFAB3EF" w14:paraId="345C92EC" w14:textId="296696BC">
      <w:pPr>
        <w:pStyle w:val="Normal"/>
        <w:ind w:left="720"/>
        <w:rPr>
          <w:b w:val="0"/>
          <w:bCs w:val="0"/>
        </w:rPr>
      </w:pPr>
      <w:r w:rsidR="4DFAB3EF">
        <w:rPr>
          <w:b w:val="0"/>
          <w:bCs w:val="0"/>
        </w:rPr>
        <w:t xml:space="preserve">ret = </w:t>
      </w:r>
      <w:proofErr w:type="spellStart"/>
      <w:r w:rsidR="4DFAB3EF">
        <w:rPr>
          <w:b w:val="0"/>
          <w:bCs w:val="0"/>
        </w:rPr>
        <w:t>cdev_add</w:t>
      </w:r>
      <w:proofErr w:type="spellEnd"/>
      <w:r w:rsidR="4DFAB3EF">
        <w:rPr>
          <w:b w:val="0"/>
          <w:bCs w:val="0"/>
        </w:rPr>
        <w:t>(</w:t>
      </w:r>
      <w:proofErr w:type="spellStart"/>
      <w:r w:rsidR="4DFAB3EF">
        <w:rPr>
          <w:b w:val="0"/>
          <w:bCs w:val="0"/>
        </w:rPr>
        <w:t>my_cdev</w:t>
      </w:r>
      <w:proofErr w:type="spellEnd"/>
      <w:r w:rsidR="4DFAB3EF">
        <w:rPr>
          <w:b w:val="0"/>
          <w:bCs w:val="0"/>
        </w:rPr>
        <w:t xml:space="preserve">, </w:t>
      </w:r>
      <w:proofErr w:type="spellStart"/>
      <w:r w:rsidR="4DFAB3EF">
        <w:rPr>
          <w:b w:val="0"/>
          <w:bCs w:val="0"/>
        </w:rPr>
        <w:t>mydev</w:t>
      </w:r>
      <w:proofErr w:type="spellEnd"/>
      <w:r w:rsidR="4DFAB3EF">
        <w:rPr>
          <w:b w:val="0"/>
          <w:bCs w:val="0"/>
        </w:rPr>
        <w:t>, count);</w:t>
      </w:r>
    </w:p>
    <w:p w:rsidR="4DFAB3EF" w:rsidP="4977B09F" w:rsidRDefault="4DFAB3EF" w14:paraId="76467E2D" w14:textId="2EA4CDBD">
      <w:pPr>
        <w:pStyle w:val="Normal"/>
        <w:ind w:left="720"/>
        <w:rPr>
          <w:b w:val="0"/>
          <w:bCs w:val="0"/>
        </w:rPr>
      </w:pPr>
      <w:r w:rsidR="4DFAB3EF">
        <w:rPr>
          <w:b w:val="0"/>
          <w:bCs w:val="0"/>
        </w:rPr>
        <w:t>if (ret &lt; 0) {</w:t>
      </w:r>
    </w:p>
    <w:p w:rsidR="4DFAB3EF" w:rsidP="4977B09F" w:rsidRDefault="4DFAB3EF" w14:paraId="7ECC88D3" w14:textId="763AC4E0">
      <w:pPr>
        <w:pStyle w:val="Normal"/>
        <w:ind w:left="720"/>
        <w:rPr>
          <w:b w:val="0"/>
          <w:bCs w:val="0"/>
        </w:rPr>
      </w:pPr>
      <w:proofErr w:type="spellStart"/>
      <w:r w:rsidR="4DFAB3EF">
        <w:rPr>
          <w:b w:val="0"/>
          <w:bCs w:val="0"/>
        </w:rPr>
        <w:t>pr_err</w:t>
      </w:r>
      <w:proofErr w:type="spellEnd"/>
      <w:r w:rsidR="4DFAB3EF">
        <w:rPr>
          <w:b w:val="0"/>
          <w:bCs w:val="0"/>
        </w:rPr>
        <w:t>("Error registering device driver");</w:t>
      </w:r>
    </w:p>
    <w:p w:rsidR="4DFAB3EF" w:rsidP="4977B09F" w:rsidRDefault="4DFAB3EF" w14:paraId="79744103" w14:textId="324EC701">
      <w:pPr>
        <w:pStyle w:val="Normal"/>
        <w:ind w:left="720"/>
        <w:rPr>
          <w:b w:val="0"/>
          <w:bCs w:val="0"/>
        </w:rPr>
      </w:pPr>
      <w:proofErr w:type="spellStart"/>
      <w:r w:rsidR="4DFAB3EF">
        <w:rPr>
          <w:b w:val="0"/>
          <w:bCs w:val="0"/>
        </w:rPr>
        <w:t>cdev_del</w:t>
      </w:r>
      <w:proofErr w:type="spellEnd"/>
      <w:r w:rsidR="4DFAB3EF">
        <w:rPr>
          <w:b w:val="0"/>
          <w:bCs w:val="0"/>
        </w:rPr>
        <w:t>(</w:t>
      </w:r>
      <w:proofErr w:type="spellStart"/>
      <w:r w:rsidR="4DFAB3EF">
        <w:rPr>
          <w:b w:val="0"/>
          <w:bCs w:val="0"/>
        </w:rPr>
        <w:t>my_cdev</w:t>
      </w:r>
      <w:proofErr w:type="spellEnd"/>
      <w:r w:rsidR="4DFAB3EF">
        <w:rPr>
          <w:b w:val="0"/>
          <w:bCs w:val="0"/>
        </w:rPr>
        <w:t>);</w:t>
      </w:r>
    </w:p>
    <w:p w:rsidR="4DFAB3EF" w:rsidP="4977B09F" w:rsidRDefault="4DFAB3EF" w14:paraId="4CF2191D" w14:textId="3929666A">
      <w:pPr>
        <w:pStyle w:val="Normal"/>
        <w:ind w:left="720"/>
        <w:rPr>
          <w:b w:val="0"/>
          <w:bCs w:val="0"/>
        </w:rPr>
      </w:pPr>
      <w:proofErr w:type="spellStart"/>
      <w:r w:rsidR="4DFAB3EF">
        <w:rPr>
          <w:b w:val="0"/>
          <w:bCs w:val="0"/>
        </w:rPr>
        <w:t>unregister_chrdev_region</w:t>
      </w:r>
      <w:proofErr w:type="spellEnd"/>
      <w:r w:rsidR="4DFAB3EF">
        <w:rPr>
          <w:b w:val="0"/>
          <w:bCs w:val="0"/>
        </w:rPr>
        <w:t>(</w:t>
      </w:r>
      <w:proofErr w:type="spellStart"/>
      <w:r w:rsidR="4DFAB3EF">
        <w:rPr>
          <w:b w:val="0"/>
          <w:bCs w:val="0"/>
        </w:rPr>
        <w:t>mydev</w:t>
      </w:r>
      <w:proofErr w:type="spellEnd"/>
      <w:r w:rsidR="4DFAB3EF">
        <w:rPr>
          <w:b w:val="0"/>
          <w:bCs w:val="0"/>
        </w:rPr>
        <w:t>, count);</w:t>
      </w:r>
    </w:p>
    <w:p w:rsidR="4DFAB3EF" w:rsidP="4977B09F" w:rsidRDefault="4DFAB3EF" w14:paraId="56513312" w14:textId="6A5473DE">
      <w:pPr>
        <w:pStyle w:val="Normal"/>
        <w:ind w:left="720"/>
        <w:rPr>
          <w:b w:val="0"/>
          <w:bCs w:val="0"/>
        </w:rPr>
      </w:pPr>
      <w:r w:rsidR="4DFAB3EF">
        <w:rPr>
          <w:b w:val="0"/>
          <w:bCs w:val="0"/>
        </w:rPr>
        <w:t>return ret;</w:t>
      </w:r>
    </w:p>
    <w:p w:rsidR="4DFAB3EF" w:rsidP="4977B09F" w:rsidRDefault="4DFAB3EF" w14:paraId="57C40FAC" w14:textId="21046044">
      <w:pPr>
        <w:pStyle w:val="Normal"/>
        <w:ind w:left="720"/>
        <w:rPr>
          <w:b w:val="0"/>
          <w:bCs w:val="0"/>
        </w:rPr>
      </w:pPr>
      <w:r w:rsidR="4DFAB3EF">
        <w:rPr>
          <w:b w:val="0"/>
          <w:bCs w:val="0"/>
        </w:rPr>
        <w:t>}</w:t>
      </w:r>
    </w:p>
    <w:p w:rsidR="4DFAB3EF" w:rsidP="4977B09F" w:rsidRDefault="4DFAB3EF" w14:paraId="75FEEF1C" w14:textId="7F663C90">
      <w:pPr>
        <w:pStyle w:val="Normal"/>
        <w:ind w:left="720"/>
        <w:rPr>
          <w:b w:val="0"/>
          <w:bCs w:val="0"/>
        </w:rPr>
      </w:pPr>
      <w:r w:rsidR="4DFAB3EF">
        <w:rPr>
          <w:b w:val="0"/>
          <w:bCs w:val="0"/>
        </w:rPr>
        <w:t xml:space="preserve"> </w:t>
      </w:r>
    </w:p>
    <w:p w:rsidR="4DFAB3EF" w:rsidP="4977B09F" w:rsidRDefault="4DFAB3EF" w14:paraId="0E1DE71F" w14:textId="286F729E">
      <w:pPr>
        <w:pStyle w:val="Normal"/>
        <w:ind w:left="720"/>
        <w:rPr>
          <w:b w:val="0"/>
          <w:bCs w:val="0"/>
        </w:rPr>
      </w:pPr>
      <w:proofErr w:type="spellStart"/>
      <w:r w:rsidR="4DFAB3EF">
        <w:rPr>
          <w:b w:val="0"/>
          <w:bCs w:val="0"/>
        </w:rPr>
        <w:t>my_class</w:t>
      </w:r>
      <w:proofErr w:type="spellEnd"/>
      <w:r w:rsidR="4DFAB3EF">
        <w:rPr>
          <w:b w:val="0"/>
          <w:bCs w:val="0"/>
        </w:rPr>
        <w:t xml:space="preserve"> = </w:t>
      </w:r>
      <w:proofErr w:type="spellStart"/>
      <w:r w:rsidR="4DFAB3EF">
        <w:rPr>
          <w:b w:val="0"/>
          <w:bCs w:val="0"/>
        </w:rPr>
        <w:t>class_create</w:t>
      </w:r>
      <w:proofErr w:type="spellEnd"/>
      <w:r w:rsidR="4DFAB3EF">
        <w:rPr>
          <w:b w:val="0"/>
          <w:bCs w:val="0"/>
        </w:rPr>
        <w:t>(THIS_MODULE, "VIRTUAL");</w:t>
      </w:r>
    </w:p>
    <w:p w:rsidR="4DFAB3EF" w:rsidP="4977B09F" w:rsidRDefault="4DFAB3EF" w14:paraId="58E14C18" w14:textId="2A6137D8">
      <w:pPr>
        <w:pStyle w:val="Normal"/>
        <w:ind w:left="720"/>
        <w:rPr>
          <w:b w:val="0"/>
          <w:bCs w:val="0"/>
        </w:rPr>
      </w:pPr>
      <w:proofErr w:type="spellStart"/>
      <w:r w:rsidR="4DFAB3EF">
        <w:rPr>
          <w:b w:val="0"/>
          <w:bCs w:val="0"/>
        </w:rPr>
        <w:t>device_create</w:t>
      </w:r>
      <w:proofErr w:type="spellEnd"/>
      <w:r w:rsidR="4DFAB3EF">
        <w:rPr>
          <w:b w:val="0"/>
          <w:bCs w:val="0"/>
        </w:rPr>
        <w:t>(</w:t>
      </w:r>
      <w:proofErr w:type="spellStart"/>
      <w:r w:rsidR="4DFAB3EF">
        <w:rPr>
          <w:b w:val="0"/>
          <w:bCs w:val="0"/>
        </w:rPr>
        <w:t>my_class</w:t>
      </w:r>
      <w:proofErr w:type="spellEnd"/>
      <w:r w:rsidR="4DFAB3EF">
        <w:rPr>
          <w:b w:val="0"/>
          <w:bCs w:val="0"/>
        </w:rPr>
        <w:t xml:space="preserve">, NULL, </w:t>
      </w:r>
      <w:proofErr w:type="spellStart"/>
      <w:r w:rsidR="4DFAB3EF">
        <w:rPr>
          <w:b w:val="0"/>
          <w:bCs w:val="0"/>
        </w:rPr>
        <w:t>mydev</w:t>
      </w:r>
      <w:proofErr w:type="spellEnd"/>
      <w:r w:rsidR="4DFAB3EF">
        <w:rPr>
          <w:b w:val="0"/>
          <w:bCs w:val="0"/>
        </w:rPr>
        <w:t>, NULL, "%s", "vDev3");</w:t>
      </w:r>
    </w:p>
    <w:p w:rsidR="4DFAB3EF" w:rsidP="4977B09F" w:rsidRDefault="4DFAB3EF" w14:paraId="6B6B0AA3" w14:textId="096CD011">
      <w:pPr>
        <w:pStyle w:val="Normal"/>
        <w:ind w:left="720"/>
        <w:rPr>
          <w:b w:val="0"/>
          <w:bCs w:val="0"/>
        </w:rPr>
      </w:pPr>
      <w:r w:rsidR="4DFAB3EF">
        <w:rPr>
          <w:b w:val="0"/>
          <w:bCs w:val="0"/>
        </w:rPr>
        <w:t xml:space="preserve"> </w:t>
      </w:r>
    </w:p>
    <w:p w:rsidR="4DFAB3EF" w:rsidP="4977B09F" w:rsidRDefault="4DFAB3EF" w14:paraId="504904CF" w14:textId="5261A813">
      <w:pPr>
        <w:pStyle w:val="Normal"/>
        <w:ind w:left="720"/>
        <w:rPr>
          <w:b w:val="0"/>
          <w:bCs w:val="0"/>
        </w:rPr>
      </w:pPr>
      <w:proofErr w:type="spellStart"/>
      <w:r w:rsidR="4DFAB3EF">
        <w:rPr>
          <w:b w:val="0"/>
          <w:bCs w:val="0"/>
        </w:rPr>
        <w:t>pr_info</w:t>
      </w:r>
      <w:proofErr w:type="spellEnd"/>
      <w:r w:rsidR="4DFAB3EF">
        <w:rPr>
          <w:b w:val="0"/>
          <w:bCs w:val="0"/>
        </w:rPr>
        <w:t>("Device Registered: %s", CHAR_DEV_NAME);</w:t>
      </w:r>
    </w:p>
    <w:p w:rsidR="4DFAB3EF" w:rsidP="4977B09F" w:rsidRDefault="4DFAB3EF" w14:paraId="6FB6D47B" w14:textId="442052BB">
      <w:pPr>
        <w:pStyle w:val="Normal"/>
        <w:ind w:left="720"/>
        <w:rPr>
          <w:b w:val="0"/>
          <w:bCs w:val="0"/>
        </w:rPr>
      </w:pPr>
      <w:proofErr w:type="spellStart"/>
      <w:r w:rsidR="4DFAB3EF">
        <w:rPr>
          <w:b w:val="0"/>
          <w:bCs w:val="0"/>
        </w:rPr>
        <w:t>pr_info</w:t>
      </w:r>
      <w:proofErr w:type="spellEnd"/>
      <w:r w:rsidR="4DFAB3EF">
        <w:rPr>
          <w:b w:val="0"/>
          <w:bCs w:val="0"/>
        </w:rPr>
        <w:t>("Major number = %d, Minor number = %d", MAJOR(</w:t>
      </w:r>
      <w:proofErr w:type="spellStart"/>
      <w:r w:rsidR="4DFAB3EF">
        <w:rPr>
          <w:b w:val="0"/>
          <w:bCs w:val="0"/>
        </w:rPr>
        <w:t>mydev</w:t>
      </w:r>
      <w:proofErr w:type="spellEnd"/>
      <w:r w:rsidR="4DFAB3EF">
        <w:rPr>
          <w:b w:val="0"/>
          <w:bCs w:val="0"/>
        </w:rPr>
        <w:t>),</w:t>
      </w:r>
    </w:p>
    <w:p w:rsidR="4DFAB3EF" w:rsidP="4977B09F" w:rsidRDefault="4DFAB3EF" w14:paraId="336C0B35" w14:textId="02DBEE25">
      <w:pPr>
        <w:pStyle w:val="Normal"/>
        <w:ind w:left="720"/>
        <w:rPr>
          <w:b w:val="0"/>
          <w:bCs w:val="0"/>
        </w:rPr>
      </w:pPr>
      <w:r w:rsidR="4DFAB3EF">
        <w:rPr>
          <w:b w:val="0"/>
          <w:bCs w:val="0"/>
        </w:rPr>
        <w:t>MINOR(</w:t>
      </w:r>
      <w:proofErr w:type="spellStart"/>
      <w:r w:rsidR="4DFAB3EF">
        <w:rPr>
          <w:b w:val="0"/>
          <w:bCs w:val="0"/>
        </w:rPr>
        <w:t>mydev</w:t>
      </w:r>
      <w:proofErr w:type="spellEnd"/>
      <w:r w:rsidR="4DFAB3EF">
        <w:rPr>
          <w:b w:val="0"/>
          <w:bCs w:val="0"/>
        </w:rPr>
        <w:t>));</w:t>
      </w:r>
    </w:p>
    <w:p w:rsidR="4DFAB3EF" w:rsidP="4977B09F" w:rsidRDefault="4DFAB3EF" w14:paraId="5365E3F0" w14:textId="5FA15650">
      <w:pPr>
        <w:pStyle w:val="Normal"/>
        <w:ind w:left="720"/>
        <w:rPr>
          <w:b w:val="0"/>
          <w:bCs w:val="0"/>
        </w:rPr>
      </w:pPr>
      <w:r w:rsidR="4DFAB3EF">
        <w:rPr>
          <w:b w:val="0"/>
          <w:bCs w:val="0"/>
        </w:rPr>
        <w:t xml:space="preserve"> </w:t>
      </w:r>
    </w:p>
    <w:p w:rsidR="4DFAB3EF" w:rsidP="4977B09F" w:rsidRDefault="4DFAB3EF" w14:paraId="591A26B4" w14:textId="57BE088D">
      <w:pPr>
        <w:pStyle w:val="Normal"/>
        <w:ind w:left="720"/>
        <w:rPr>
          <w:b w:val="0"/>
          <w:bCs w:val="0"/>
        </w:rPr>
      </w:pPr>
      <w:r w:rsidR="4DFAB3EF">
        <w:rPr>
          <w:b w:val="0"/>
          <w:bCs w:val="0"/>
        </w:rPr>
        <w:t>return SUCCESS;</w:t>
      </w:r>
    </w:p>
    <w:p w:rsidR="4DFAB3EF" w:rsidP="4977B09F" w:rsidRDefault="4DFAB3EF" w14:paraId="0C5AD77B" w14:textId="2A470F4D">
      <w:pPr>
        <w:pStyle w:val="Normal"/>
        <w:ind w:left="720"/>
        <w:rPr>
          <w:b w:val="0"/>
          <w:bCs w:val="0"/>
        </w:rPr>
      </w:pPr>
      <w:r w:rsidR="4DFAB3EF">
        <w:rPr>
          <w:b w:val="0"/>
          <w:bCs w:val="0"/>
        </w:rPr>
        <w:t>}</w:t>
      </w:r>
    </w:p>
    <w:p w:rsidR="4DFAB3EF" w:rsidP="4977B09F" w:rsidRDefault="4DFAB3EF" w14:paraId="2B54F557" w14:textId="24833201">
      <w:pPr>
        <w:pStyle w:val="Normal"/>
        <w:ind w:left="720"/>
        <w:rPr>
          <w:b w:val="0"/>
          <w:bCs w:val="0"/>
        </w:rPr>
      </w:pPr>
      <w:r w:rsidR="4DFAB3EF">
        <w:rPr>
          <w:b w:val="0"/>
          <w:bCs w:val="0"/>
        </w:rPr>
        <w:t xml:space="preserve"> </w:t>
      </w:r>
    </w:p>
    <w:p w:rsidR="4DFAB3EF" w:rsidP="4977B09F" w:rsidRDefault="4DFAB3EF" w14:paraId="0FF71DC2" w14:textId="6A8DD2DF">
      <w:pPr>
        <w:pStyle w:val="Normal"/>
        <w:ind w:left="720"/>
        <w:rPr>
          <w:b w:val="0"/>
          <w:bCs w:val="0"/>
        </w:rPr>
      </w:pPr>
      <w:r w:rsidR="4DFAB3EF">
        <w:rPr>
          <w:b w:val="0"/>
          <w:bCs w:val="0"/>
        </w:rPr>
        <w:t xml:space="preserve">static void __exit </w:t>
      </w:r>
      <w:proofErr w:type="spellStart"/>
      <w:r w:rsidR="4DFAB3EF">
        <w:rPr>
          <w:b w:val="0"/>
          <w:bCs w:val="0"/>
        </w:rPr>
        <w:t>char_dev_exit</w:t>
      </w:r>
      <w:proofErr w:type="spellEnd"/>
      <w:r w:rsidR="4DFAB3EF">
        <w:rPr>
          <w:b w:val="0"/>
          <w:bCs w:val="0"/>
        </w:rPr>
        <w:t>(void)</w:t>
      </w:r>
    </w:p>
    <w:p w:rsidR="4DFAB3EF" w:rsidP="4977B09F" w:rsidRDefault="4DFAB3EF" w14:paraId="766D8461" w14:textId="13031655">
      <w:pPr>
        <w:pStyle w:val="Normal"/>
        <w:ind w:left="720"/>
        <w:rPr>
          <w:b w:val="0"/>
          <w:bCs w:val="0"/>
        </w:rPr>
      </w:pPr>
      <w:r w:rsidR="4DFAB3EF">
        <w:rPr>
          <w:b w:val="0"/>
          <w:bCs w:val="0"/>
        </w:rPr>
        <w:t>{</w:t>
      </w:r>
    </w:p>
    <w:p w:rsidR="4DFAB3EF" w:rsidP="4977B09F" w:rsidRDefault="4DFAB3EF" w14:paraId="203AD91C" w14:textId="2D660BD8">
      <w:pPr>
        <w:pStyle w:val="Normal"/>
        <w:ind w:left="720"/>
        <w:rPr>
          <w:b w:val="0"/>
          <w:bCs w:val="0"/>
        </w:rPr>
      </w:pPr>
      <w:proofErr w:type="spellStart"/>
      <w:r w:rsidR="4DFAB3EF">
        <w:rPr>
          <w:b w:val="0"/>
          <w:bCs w:val="0"/>
        </w:rPr>
        <w:t>cdev_del</w:t>
      </w:r>
      <w:proofErr w:type="spellEnd"/>
      <w:r w:rsidR="4DFAB3EF">
        <w:rPr>
          <w:b w:val="0"/>
          <w:bCs w:val="0"/>
        </w:rPr>
        <w:t>(</w:t>
      </w:r>
      <w:proofErr w:type="spellStart"/>
      <w:r w:rsidR="4DFAB3EF">
        <w:rPr>
          <w:b w:val="0"/>
          <w:bCs w:val="0"/>
        </w:rPr>
        <w:t>my_cdev</w:t>
      </w:r>
      <w:proofErr w:type="spellEnd"/>
      <w:r w:rsidR="4DFAB3EF">
        <w:rPr>
          <w:b w:val="0"/>
          <w:bCs w:val="0"/>
        </w:rPr>
        <w:t>);</w:t>
      </w:r>
    </w:p>
    <w:p w:rsidR="4DFAB3EF" w:rsidP="4977B09F" w:rsidRDefault="4DFAB3EF" w14:paraId="45358212" w14:textId="7A89F1BC">
      <w:pPr>
        <w:pStyle w:val="Normal"/>
        <w:ind w:left="720"/>
        <w:rPr>
          <w:b w:val="0"/>
          <w:bCs w:val="0"/>
        </w:rPr>
      </w:pPr>
      <w:proofErr w:type="spellStart"/>
      <w:r w:rsidR="4DFAB3EF">
        <w:rPr>
          <w:b w:val="0"/>
          <w:bCs w:val="0"/>
        </w:rPr>
        <w:t>unregister_chrdev_region</w:t>
      </w:r>
      <w:proofErr w:type="spellEnd"/>
      <w:r w:rsidR="4DFAB3EF">
        <w:rPr>
          <w:b w:val="0"/>
          <w:bCs w:val="0"/>
        </w:rPr>
        <w:t>(</w:t>
      </w:r>
      <w:proofErr w:type="spellStart"/>
      <w:r w:rsidR="4DFAB3EF">
        <w:rPr>
          <w:b w:val="0"/>
          <w:bCs w:val="0"/>
        </w:rPr>
        <w:t>mydev</w:t>
      </w:r>
      <w:proofErr w:type="spellEnd"/>
      <w:r w:rsidR="4DFAB3EF">
        <w:rPr>
          <w:b w:val="0"/>
          <w:bCs w:val="0"/>
        </w:rPr>
        <w:t>, count);</w:t>
      </w:r>
    </w:p>
    <w:p w:rsidR="4DFAB3EF" w:rsidP="4977B09F" w:rsidRDefault="4DFAB3EF" w14:paraId="1EBFBAF2" w14:textId="62E9EF71">
      <w:pPr>
        <w:pStyle w:val="Normal"/>
        <w:ind w:left="720"/>
        <w:rPr>
          <w:b w:val="0"/>
          <w:bCs w:val="0"/>
        </w:rPr>
      </w:pPr>
      <w:r w:rsidR="4DFAB3EF">
        <w:rPr>
          <w:b w:val="0"/>
          <w:bCs w:val="0"/>
        </w:rPr>
        <w:t xml:space="preserve"> </w:t>
      </w:r>
    </w:p>
    <w:p w:rsidR="4DFAB3EF" w:rsidP="4977B09F" w:rsidRDefault="4DFAB3EF" w14:paraId="454FC9AE" w14:textId="31CBF103">
      <w:pPr>
        <w:pStyle w:val="Normal"/>
        <w:ind w:left="720"/>
        <w:rPr>
          <w:b w:val="0"/>
          <w:bCs w:val="0"/>
        </w:rPr>
      </w:pPr>
      <w:proofErr w:type="spellStart"/>
      <w:r w:rsidR="4DFAB3EF">
        <w:rPr>
          <w:b w:val="0"/>
          <w:bCs w:val="0"/>
        </w:rPr>
        <w:t>device_destroy</w:t>
      </w:r>
      <w:proofErr w:type="spellEnd"/>
      <w:r w:rsidR="4DFAB3EF">
        <w:rPr>
          <w:b w:val="0"/>
          <w:bCs w:val="0"/>
        </w:rPr>
        <w:t>(</w:t>
      </w:r>
      <w:proofErr w:type="spellStart"/>
      <w:r w:rsidR="4DFAB3EF">
        <w:rPr>
          <w:b w:val="0"/>
          <w:bCs w:val="0"/>
        </w:rPr>
        <w:t>my_class</w:t>
      </w:r>
      <w:proofErr w:type="spellEnd"/>
      <w:r w:rsidR="4DFAB3EF">
        <w:rPr>
          <w:b w:val="0"/>
          <w:bCs w:val="0"/>
        </w:rPr>
        <w:t xml:space="preserve">, </w:t>
      </w:r>
      <w:proofErr w:type="spellStart"/>
      <w:r w:rsidR="4DFAB3EF">
        <w:rPr>
          <w:b w:val="0"/>
          <w:bCs w:val="0"/>
        </w:rPr>
        <w:t>mydev</w:t>
      </w:r>
      <w:proofErr w:type="spellEnd"/>
      <w:r w:rsidR="4DFAB3EF">
        <w:rPr>
          <w:b w:val="0"/>
          <w:bCs w:val="0"/>
        </w:rPr>
        <w:t>);</w:t>
      </w:r>
    </w:p>
    <w:p w:rsidR="4DFAB3EF" w:rsidP="4977B09F" w:rsidRDefault="4DFAB3EF" w14:paraId="3B1EAB22" w14:textId="2863861B">
      <w:pPr>
        <w:pStyle w:val="Normal"/>
        <w:ind w:left="720"/>
        <w:rPr>
          <w:b w:val="0"/>
          <w:bCs w:val="0"/>
        </w:rPr>
      </w:pPr>
      <w:proofErr w:type="spellStart"/>
      <w:r w:rsidR="4DFAB3EF">
        <w:rPr>
          <w:b w:val="0"/>
          <w:bCs w:val="0"/>
        </w:rPr>
        <w:t>class_destroy</w:t>
      </w:r>
      <w:proofErr w:type="spellEnd"/>
      <w:r w:rsidR="4DFAB3EF">
        <w:rPr>
          <w:b w:val="0"/>
          <w:bCs w:val="0"/>
        </w:rPr>
        <w:t>(</w:t>
      </w:r>
      <w:proofErr w:type="spellStart"/>
      <w:r w:rsidR="4DFAB3EF">
        <w:rPr>
          <w:b w:val="0"/>
          <w:bCs w:val="0"/>
        </w:rPr>
        <w:t>my_class</w:t>
      </w:r>
      <w:proofErr w:type="spellEnd"/>
      <w:r w:rsidR="4DFAB3EF">
        <w:rPr>
          <w:b w:val="0"/>
          <w:bCs w:val="0"/>
        </w:rPr>
        <w:t>);</w:t>
      </w:r>
    </w:p>
    <w:p w:rsidR="4DFAB3EF" w:rsidP="4977B09F" w:rsidRDefault="4DFAB3EF" w14:paraId="640F218E" w14:textId="25906680">
      <w:pPr>
        <w:pStyle w:val="Normal"/>
        <w:ind w:left="720"/>
        <w:rPr>
          <w:b w:val="0"/>
          <w:bCs w:val="0"/>
        </w:rPr>
      </w:pPr>
      <w:r w:rsidR="4DFAB3EF">
        <w:rPr>
          <w:b w:val="0"/>
          <w:bCs w:val="0"/>
        </w:rPr>
        <w:t xml:space="preserve"> </w:t>
      </w:r>
    </w:p>
    <w:p w:rsidR="4DFAB3EF" w:rsidP="4977B09F" w:rsidRDefault="4DFAB3EF" w14:paraId="3E09BFF9" w14:textId="3B6AA7F9">
      <w:pPr>
        <w:pStyle w:val="Normal"/>
        <w:ind w:left="720"/>
        <w:rPr>
          <w:b w:val="0"/>
          <w:bCs w:val="0"/>
        </w:rPr>
      </w:pPr>
      <w:proofErr w:type="spellStart"/>
      <w:r w:rsidR="4DFAB3EF">
        <w:rPr>
          <w:b w:val="0"/>
          <w:bCs w:val="0"/>
        </w:rPr>
        <w:t>pr_info</w:t>
      </w:r>
      <w:proofErr w:type="spellEnd"/>
      <w:r w:rsidR="4DFAB3EF">
        <w:rPr>
          <w:b w:val="0"/>
          <w:bCs w:val="0"/>
        </w:rPr>
        <w:t>("Driver unregistered");</w:t>
      </w:r>
    </w:p>
    <w:p w:rsidR="4DFAB3EF" w:rsidP="4977B09F" w:rsidRDefault="4DFAB3EF" w14:paraId="2E7D7BB7" w14:textId="737051BB">
      <w:pPr>
        <w:pStyle w:val="Normal"/>
        <w:ind w:left="720"/>
        <w:rPr>
          <w:b w:val="0"/>
          <w:bCs w:val="0"/>
        </w:rPr>
      </w:pPr>
      <w:r w:rsidR="4DFAB3EF">
        <w:rPr>
          <w:b w:val="0"/>
          <w:bCs w:val="0"/>
        </w:rPr>
        <w:t>}</w:t>
      </w:r>
    </w:p>
    <w:p w:rsidR="4DFAB3EF" w:rsidP="4977B09F" w:rsidRDefault="4DFAB3EF" w14:paraId="0B37467D" w14:textId="54A03D5D">
      <w:pPr>
        <w:pStyle w:val="Normal"/>
        <w:ind w:left="720"/>
        <w:rPr>
          <w:b w:val="0"/>
          <w:bCs w:val="0"/>
        </w:rPr>
      </w:pPr>
      <w:r w:rsidR="4DFAB3EF">
        <w:rPr>
          <w:b w:val="0"/>
          <w:bCs w:val="0"/>
        </w:rPr>
        <w:t xml:space="preserve"> </w:t>
      </w:r>
    </w:p>
    <w:p w:rsidR="4DFAB3EF" w:rsidP="4977B09F" w:rsidRDefault="4DFAB3EF" w14:paraId="34FCF913" w14:textId="79009F37">
      <w:pPr>
        <w:pStyle w:val="Normal"/>
        <w:ind w:left="720"/>
        <w:rPr>
          <w:b w:val="0"/>
          <w:bCs w:val="0"/>
        </w:rPr>
      </w:pPr>
      <w:proofErr w:type="spellStart"/>
      <w:r w:rsidR="4DFAB3EF">
        <w:rPr>
          <w:b w:val="0"/>
          <w:bCs w:val="0"/>
        </w:rPr>
        <w:t>module_init</w:t>
      </w:r>
      <w:proofErr w:type="spellEnd"/>
      <w:r w:rsidR="4DFAB3EF">
        <w:rPr>
          <w:b w:val="0"/>
          <w:bCs w:val="0"/>
        </w:rPr>
        <w:t>(</w:t>
      </w:r>
      <w:proofErr w:type="spellStart"/>
      <w:r w:rsidR="4DFAB3EF">
        <w:rPr>
          <w:b w:val="0"/>
          <w:bCs w:val="0"/>
        </w:rPr>
        <w:t>char_dev_init</w:t>
      </w:r>
      <w:proofErr w:type="spellEnd"/>
      <w:r w:rsidR="4DFAB3EF">
        <w:rPr>
          <w:b w:val="0"/>
          <w:bCs w:val="0"/>
        </w:rPr>
        <w:t>);</w:t>
      </w:r>
    </w:p>
    <w:p w:rsidR="4DFAB3EF" w:rsidP="4977B09F" w:rsidRDefault="4DFAB3EF" w14:paraId="05729F87" w14:textId="37F4FF36">
      <w:pPr>
        <w:pStyle w:val="Normal"/>
        <w:ind w:left="720"/>
        <w:rPr>
          <w:b w:val="0"/>
          <w:bCs w:val="0"/>
        </w:rPr>
      </w:pPr>
      <w:proofErr w:type="spellStart"/>
      <w:r w:rsidR="4DFAB3EF">
        <w:rPr>
          <w:b w:val="0"/>
          <w:bCs w:val="0"/>
        </w:rPr>
        <w:t>module_exit</w:t>
      </w:r>
      <w:proofErr w:type="spellEnd"/>
      <w:r w:rsidR="4DFAB3EF">
        <w:rPr>
          <w:b w:val="0"/>
          <w:bCs w:val="0"/>
        </w:rPr>
        <w:t>(</w:t>
      </w:r>
      <w:proofErr w:type="spellStart"/>
      <w:r w:rsidR="4DFAB3EF">
        <w:rPr>
          <w:b w:val="0"/>
          <w:bCs w:val="0"/>
        </w:rPr>
        <w:t>char_dev_exit</w:t>
      </w:r>
      <w:proofErr w:type="spellEnd"/>
      <w:r w:rsidR="4DFAB3EF">
        <w:rPr>
          <w:b w:val="0"/>
          <w:bCs w:val="0"/>
        </w:rPr>
        <w:t>);</w:t>
      </w:r>
    </w:p>
    <w:p w:rsidR="4DFAB3EF" w:rsidP="4977B09F" w:rsidRDefault="4DFAB3EF" w14:paraId="6E55ADAE" w14:textId="2FC4E151">
      <w:pPr>
        <w:pStyle w:val="Normal"/>
        <w:ind w:left="720"/>
        <w:rPr>
          <w:b w:val="0"/>
          <w:bCs w:val="0"/>
        </w:rPr>
      </w:pPr>
      <w:r w:rsidR="4DFAB3EF">
        <w:rPr>
          <w:b w:val="0"/>
          <w:bCs w:val="0"/>
        </w:rPr>
        <w:t xml:space="preserve"> </w:t>
      </w:r>
    </w:p>
    <w:p w:rsidR="4DFAB3EF" w:rsidP="4977B09F" w:rsidRDefault="4DFAB3EF" w14:paraId="78C0C7F3" w14:textId="1D8A535C">
      <w:pPr>
        <w:pStyle w:val="Normal"/>
        <w:ind w:left="720"/>
        <w:rPr>
          <w:b w:val="0"/>
          <w:bCs w:val="0"/>
        </w:rPr>
      </w:pPr>
      <w:r w:rsidR="4DFAB3EF">
        <w:rPr>
          <w:b w:val="0"/>
          <w:bCs w:val="0"/>
        </w:rPr>
        <w:t>MODULE_</w:t>
      </w:r>
      <w:proofErr w:type="gramStart"/>
      <w:r w:rsidR="4DFAB3EF">
        <w:rPr>
          <w:b w:val="0"/>
          <w:bCs w:val="0"/>
        </w:rPr>
        <w:t>AUTHOR(</w:t>
      </w:r>
      <w:proofErr w:type="gramEnd"/>
      <w:r w:rsidR="4DFAB3EF">
        <w:rPr>
          <w:b w:val="0"/>
          <w:bCs w:val="0"/>
        </w:rPr>
        <w:t>"Sathish ");</w:t>
      </w:r>
    </w:p>
    <w:p w:rsidR="4DFAB3EF" w:rsidP="4977B09F" w:rsidRDefault="4DFAB3EF" w14:paraId="4383CB2F" w14:textId="603F39DE">
      <w:pPr>
        <w:pStyle w:val="Normal"/>
        <w:ind w:left="720"/>
        <w:rPr>
          <w:b w:val="0"/>
          <w:bCs w:val="0"/>
        </w:rPr>
      </w:pPr>
      <w:r w:rsidR="4DFAB3EF">
        <w:rPr>
          <w:b w:val="0"/>
          <w:bCs w:val="0"/>
        </w:rPr>
        <w:t>MODULE_</w:t>
      </w:r>
      <w:proofErr w:type="gramStart"/>
      <w:r w:rsidR="4DFAB3EF">
        <w:rPr>
          <w:b w:val="0"/>
          <w:bCs w:val="0"/>
        </w:rPr>
        <w:t>DESCRIPTION(</w:t>
      </w:r>
      <w:proofErr w:type="gramEnd"/>
      <w:r w:rsidR="4DFAB3EF">
        <w:rPr>
          <w:b w:val="0"/>
          <w:bCs w:val="0"/>
        </w:rPr>
        <w:t>"Character Device Driver - Test");</w:t>
      </w:r>
    </w:p>
    <w:p w:rsidR="4DFAB3EF" w:rsidP="4977B09F" w:rsidRDefault="4DFAB3EF" w14:paraId="5C30BCB3" w14:textId="05ED7BA6">
      <w:pPr>
        <w:pStyle w:val="Normal"/>
        <w:ind w:left="720"/>
        <w:rPr>
          <w:b w:val="0"/>
          <w:bCs w:val="0"/>
        </w:rPr>
      </w:pPr>
      <w:r w:rsidR="4DFAB3EF">
        <w:rPr>
          <w:b w:val="0"/>
          <w:bCs w:val="0"/>
        </w:rPr>
        <w:t>MODULE_LICENSE("GPL");</w:t>
      </w:r>
    </w:p>
    <w:p w:rsidR="4DFAB3EF" w:rsidP="4977B09F" w:rsidRDefault="4DFAB3EF" w14:paraId="0913A666" w14:textId="7E750FBB">
      <w:pPr>
        <w:pStyle w:val="Normal"/>
        <w:ind w:left="720"/>
        <w:rPr>
          <w:b w:val="0"/>
          <w:bCs w:val="0"/>
        </w:rPr>
      </w:pPr>
      <w:r w:rsidR="4856AC44">
        <w:rPr>
          <w:b w:val="0"/>
          <w:bCs w:val="0"/>
        </w:rPr>
        <w:t>/* End of code */</w:t>
      </w:r>
    </w:p>
    <w:p w:rsidR="4977B09F" w:rsidP="1944A9E9" w:rsidRDefault="4977B09F" w14:paraId="3B15A48F" w14:textId="2852E859">
      <w:pPr/>
      <w:r>
        <w:br w:type="page"/>
      </w:r>
    </w:p>
    <w:p w:rsidR="4977B09F" w:rsidP="1944A9E9" w:rsidRDefault="4977B09F" w14:paraId="3158FBB2" w14:textId="5D95A1F8">
      <w:pPr>
        <w:rPr>
          <w:b w:val="1"/>
          <w:bCs w:val="1"/>
          <w:color w:val="FF0000"/>
          <w:sz w:val="56"/>
          <w:szCs w:val="56"/>
        </w:rPr>
      </w:pPr>
      <w:r w:rsidRPr="1944A9E9" w:rsidR="167E6B96">
        <w:rPr>
          <w:b w:val="1"/>
          <w:bCs w:val="1"/>
          <w:color w:val="FF0000"/>
          <w:sz w:val="52"/>
          <w:szCs w:val="52"/>
        </w:rPr>
        <w:t>Day – 6</w:t>
      </w:r>
    </w:p>
    <w:p w:rsidR="4977B09F" w:rsidP="1944A9E9" w:rsidRDefault="4977B09F" w14:paraId="0B63B613" w14:textId="4E46AD78">
      <w:pPr>
        <w:pStyle w:val="ListParagraph"/>
        <w:numPr>
          <w:ilvl w:val="0"/>
          <w:numId w:val="6"/>
        </w:numPr>
        <w:rPr/>
      </w:pPr>
      <w:r w:rsidRPr="1944A9E9" w:rsidR="7C01BEAB">
        <w:rPr>
          <w:b w:val="1"/>
          <w:bCs w:val="1"/>
        </w:rPr>
        <w:t xml:space="preserve">Concurrency </w:t>
      </w:r>
      <w:r w:rsidR="7C01BEAB">
        <w:rPr/>
        <w:t>- Things happening at same time</w:t>
      </w:r>
    </w:p>
    <w:p w:rsidR="4977B09F" w:rsidP="1944A9E9" w:rsidRDefault="4977B09F" w14:paraId="666214EC" w14:textId="25184360">
      <w:pPr>
        <w:pStyle w:val="ListParagraph"/>
        <w:numPr>
          <w:ilvl w:val="0"/>
          <w:numId w:val="6"/>
        </w:numPr>
        <w:rPr/>
      </w:pPr>
      <w:r w:rsidR="7C01BEAB">
        <w:rPr/>
        <w:t xml:space="preserve">The driver programming should take care the safety of shared </w:t>
      </w:r>
      <w:r w:rsidR="4C40DDAD">
        <w:rPr/>
        <w:t>resource.</w:t>
      </w:r>
    </w:p>
    <w:p w:rsidR="4977B09F" w:rsidP="1944A9E9" w:rsidRDefault="4977B09F" w14:paraId="047F9EDB" w14:textId="7D1FF41B">
      <w:pPr>
        <w:pStyle w:val="ListParagraph"/>
        <w:numPr>
          <w:ilvl w:val="0"/>
          <w:numId w:val="6"/>
        </w:numPr>
        <w:rPr/>
      </w:pPr>
      <w:r w:rsidR="7C01BEAB">
        <w:rPr/>
        <w:t>The function which takes care of shared data are called re-</w:t>
      </w:r>
      <w:r w:rsidR="0212E705">
        <w:rPr/>
        <w:t>entrant.</w:t>
      </w:r>
    </w:p>
    <w:p w:rsidR="4977B09F" w:rsidP="1944A9E9" w:rsidRDefault="4977B09F" w14:paraId="53ED2B29" w14:textId="64EB4EF9">
      <w:pPr>
        <w:pStyle w:val="ListParagraph"/>
        <w:numPr>
          <w:ilvl w:val="0"/>
          <w:numId w:val="6"/>
        </w:numPr>
        <w:rPr/>
      </w:pPr>
      <w:r w:rsidR="7C01BEAB">
        <w:rPr/>
        <w:t>We need to ensure driver functions are re-entrant</w:t>
      </w:r>
      <w:r w:rsidR="7143B8B5">
        <w:rPr/>
        <w:t>.</w:t>
      </w:r>
    </w:p>
    <w:p w:rsidR="4977B09F" w:rsidP="4977B09F" w:rsidRDefault="4977B09F" w14:paraId="3BC4C608" w14:textId="392BEF7D">
      <w:pPr>
        <w:pStyle w:val="Normal"/>
      </w:pPr>
      <w:r w:rsidR="7C01BEAB">
        <w:rPr/>
        <w:t xml:space="preserve"> </w:t>
      </w:r>
      <w:r w:rsidRPr="1944A9E9" w:rsidR="582381E5">
        <w:rPr>
          <w:b w:val="1"/>
          <w:bCs w:val="1"/>
        </w:rPr>
        <w:t>Atomic Variables</w:t>
      </w:r>
    </w:p>
    <w:p w:rsidR="4977B09F" w:rsidP="1944A9E9" w:rsidRDefault="4977B09F" w14:paraId="442F477E" w14:textId="11293906">
      <w:pPr>
        <w:pStyle w:val="Normal"/>
        <w:spacing w:after="0" w:afterAutospacing="off"/>
      </w:pPr>
      <w:r w:rsidR="7C01BEAB">
        <w:rPr/>
        <w:t>#include &lt;</w:t>
      </w:r>
      <w:r w:rsidR="7C01BEAB">
        <w:rPr/>
        <w:t>asm</w:t>
      </w:r>
      <w:r w:rsidR="7C01BEAB">
        <w:rPr/>
        <w:t>/</w:t>
      </w:r>
      <w:r w:rsidR="7C01BEAB">
        <w:rPr>
          <w:b w:val="0"/>
          <w:bCs w:val="0"/>
        </w:rPr>
        <w:t>atomic</w:t>
      </w:r>
      <w:r w:rsidR="7C01BEAB">
        <w:rPr/>
        <w:t>.h</w:t>
      </w:r>
      <w:r w:rsidR="7C01BEAB">
        <w:rPr/>
        <w:t>&gt;</w:t>
      </w:r>
    </w:p>
    <w:p w:rsidR="4977B09F" w:rsidP="1944A9E9" w:rsidRDefault="4977B09F" w14:paraId="63E76BED" w14:textId="459C4A8F">
      <w:pPr>
        <w:pStyle w:val="Normal"/>
        <w:spacing w:after="120" w:afterAutospacing="off"/>
      </w:pPr>
      <w:r w:rsidR="7C01BEAB">
        <w:rPr/>
        <w:t xml:space="preserve">int </w:t>
      </w:r>
      <w:r w:rsidR="7C01BEAB">
        <w:rPr/>
        <w:t>global_variable</w:t>
      </w:r>
      <w:r w:rsidR="7C01BEAB">
        <w:rPr/>
        <w:t xml:space="preserve"> ;</w:t>
      </w:r>
    </w:p>
    <w:p w:rsidR="4977B09F" w:rsidP="1944A9E9" w:rsidRDefault="4977B09F" w14:paraId="68045361" w14:textId="7B1E04D6">
      <w:pPr>
        <w:pStyle w:val="Normal"/>
        <w:spacing w:after="0" w:afterAutospacing="off"/>
      </w:pPr>
      <w:r w:rsidR="7C01BEAB">
        <w:rPr/>
        <w:t>thread1()</w:t>
      </w:r>
    </w:p>
    <w:p w:rsidR="4977B09F" w:rsidP="1944A9E9" w:rsidRDefault="4977B09F" w14:paraId="0403DC24" w14:textId="313F406B">
      <w:pPr>
        <w:pStyle w:val="Normal"/>
        <w:spacing w:after="0" w:afterAutospacing="off"/>
      </w:pPr>
      <w:r w:rsidR="7C01BEAB">
        <w:rPr/>
        <w:t>{</w:t>
      </w:r>
    </w:p>
    <w:p w:rsidR="4977B09F" w:rsidP="1944A9E9" w:rsidRDefault="4977B09F" w14:paraId="6D8509A6" w14:textId="4DF07E29">
      <w:pPr>
        <w:pStyle w:val="Normal"/>
        <w:spacing w:after="0" w:afterAutospacing="off"/>
      </w:pPr>
      <w:r w:rsidR="7C01BEAB">
        <w:rPr/>
        <w:t>global_variable++; //Accessing the variable</w:t>
      </w:r>
    </w:p>
    <w:p w:rsidR="4977B09F" w:rsidP="1944A9E9" w:rsidRDefault="4977B09F" w14:paraId="0B43A932" w14:textId="0B3D8714">
      <w:pPr>
        <w:pStyle w:val="Normal"/>
        <w:spacing w:after="0" w:afterAutospacing="off"/>
      </w:pPr>
      <w:r w:rsidR="7C01BEAB">
        <w:rPr/>
        <w:t>}</w:t>
      </w:r>
    </w:p>
    <w:p w:rsidR="4977B09F" w:rsidP="1944A9E9" w:rsidRDefault="4977B09F" w14:paraId="033E1301" w14:textId="5FE64872">
      <w:pPr>
        <w:pStyle w:val="Normal"/>
        <w:spacing w:before="120" w:beforeAutospacing="off" w:after="0" w:afterAutospacing="off"/>
      </w:pPr>
      <w:r w:rsidR="7C01BEAB">
        <w:rPr/>
        <w:t>thread2()</w:t>
      </w:r>
    </w:p>
    <w:p w:rsidR="4977B09F" w:rsidP="1944A9E9" w:rsidRDefault="4977B09F" w14:paraId="389FF0BA" w14:textId="4D082966">
      <w:pPr>
        <w:pStyle w:val="Normal"/>
        <w:spacing w:after="0" w:afterAutospacing="off"/>
      </w:pPr>
      <w:r w:rsidR="7C01BEAB">
        <w:rPr/>
        <w:t>{</w:t>
      </w:r>
    </w:p>
    <w:p w:rsidR="4977B09F" w:rsidP="1944A9E9" w:rsidRDefault="4977B09F" w14:paraId="4592361B" w14:textId="6CBA0B2B">
      <w:pPr>
        <w:pStyle w:val="Normal"/>
        <w:spacing w:after="0" w:afterAutospacing="off"/>
      </w:pPr>
      <w:r w:rsidR="7C01BEAB">
        <w:rPr/>
        <w:t>global_variable++; //Accessing the variable</w:t>
      </w:r>
    </w:p>
    <w:p w:rsidR="4977B09F" w:rsidP="1944A9E9" w:rsidRDefault="4977B09F" w14:paraId="32A08969" w14:textId="536DF8EA">
      <w:pPr>
        <w:pStyle w:val="Normal"/>
        <w:spacing w:after="0" w:afterAutospacing="off"/>
      </w:pPr>
      <w:r w:rsidR="7C01BEAB">
        <w:rPr/>
        <w:t>}</w:t>
      </w:r>
    </w:p>
    <w:p w:rsidR="4977B09F" w:rsidP="4977B09F" w:rsidRDefault="4977B09F" w14:paraId="075FD072" w14:textId="7294B16F">
      <w:pPr>
        <w:pStyle w:val="Normal"/>
      </w:pPr>
      <w:r w:rsidR="7C01BEAB">
        <w:rPr/>
        <w:t xml:space="preserve"> </w:t>
      </w:r>
    </w:p>
    <w:p w:rsidR="4977B09F" w:rsidP="4977B09F" w:rsidRDefault="4977B09F" w14:paraId="0E1FA82E" w14:textId="455107A0">
      <w:pPr>
        <w:pStyle w:val="Normal"/>
      </w:pPr>
      <w:r w:rsidR="7C01BEAB">
        <w:rPr/>
        <w:t>When we are doing atomic operations, that variable should be created using atomic_t or atomic64_t. So we have separate special functions for reading, writing, and arithmetic operations</w:t>
      </w:r>
    </w:p>
    <w:p w:rsidR="4977B09F" w:rsidP="4977B09F" w:rsidRDefault="4977B09F" w14:paraId="60887784" w14:textId="55FCC80F">
      <w:pPr>
        <w:pStyle w:val="Normal"/>
      </w:pPr>
      <w:r w:rsidR="7C01BEAB">
        <w:rPr/>
        <w:t xml:space="preserve"> </w:t>
      </w:r>
    </w:p>
    <w:p w:rsidR="4977B09F" w:rsidP="4977B09F" w:rsidRDefault="4977B09F" w14:paraId="1AE7F40A" w14:textId="405862CC">
      <w:pPr>
        <w:pStyle w:val="Normal"/>
      </w:pPr>
      <w:r w:rsidRPr="1944A9E9" w:rsidR="7C01BEAB">
        <w:rPr>
          <w:b w:val="1"/>
          <w:bCs w:val="1"/>
        </w:rPr>
        <w:t>atomic_t</w:t>
      </w:r>
      <w:r w:rsidRPr="1944A9E9" w:rsidR="7C01BEAB">
        <w:rPr>
          <w:b w:val="1"/>
          <w:bCs w:val="1"/>
        </w:rPr>
        <w:t xml:space="preserve"> </w:t>
      </w:r>
      <w:r w:rsidRPr="1944A9E9" w:rsidR="7C01BEAB">
        <w:rPr>
          <w:b w:val="1"/>
          <w:bCs w:val="1"/>
        </w:rPr>
        <w:t>global_variable</w:t>
      </w:r>
      <w:r w:rsidRPr="1944A9E9" w:rsidR="7C01BEAB">
        <w:rPr>
          <w:b w:val="1"/>
          <w:bCs w:val="1"/>
        </w:rPr>
        <w:t xml:space="preserve">; </w:t>
      </w:r>
      <w:r w:rsidR="7C01BEAB">
        <w:rPr/>
        <w:t xml:space="preserve">/* define </w:t>
      </w:r>
      <w:r w:rsidR="7C01BEAB">
        <w:rPr/>
        <w:t>etx_global_variable</w:t>
      </w:r>
      <w:r w:rsidR="7C01BEAB">
        <w:rPr/>
        <w:t xml:space="preserve"> */</w:t>
      </w:r>
    </w:p>
    <w:p w:rsidR="4977B09F" w:rsidP="4977B09F" w:rsidRDefault="4977B09F" w14:paraId="2E17BB33" w14:textId="75307390">
      <w:pPr>
        <w:pStyle w:val="Normal"/>
      </w:pPr>
      <w:r w:rsidR="7C01BEAB">
        <w:rPr/>
        <w:t xml:space="preserve"> </w:t>
      </w:r>
    </w:p>
    <w:p w:rsidR="4977B09F" w:rsidP="1944A9E9" w:rsidRDefault="4977B09F" w14:paraId="2B09AF97" w14:textId="59126BE0">
      <w:pPr>
        <w:pStyle w:val="Normal"/>
        <w:spacing w:after="0" w:afterAutospacing="off"/>
      </w:pPr>
      <w:r w:rsidR="7C01BEAB">
        <w:rPr/>
        <w:t xml:space="preserve">int </w:t>
      </w:r>
      <w:r w:rsidR="7C01BEAB">
        <w:rPr/>
        <w:t>atomic_read</w:t>
      </w:r>
      <w:r w:rsidR="7C01BEAB">
        <w:rPr/>
        <w:t>(</w:t>
      </w:r>
      <w:r w:rsidR="7C01BEAB">
        <w:rPr/>
        <w:t>atomic_t</w:t>
      </w:r>
      <w:r w:rsidR="7C01BEAB">
        <w:rPr/>
        <w:t xml:space="preserve"> *v); //This function atomically reads the value of the given atomic variable.</w:t>
      </w:r>
    </w:p>
    <w:p w:rsidR="4977B09F" w:rsidP="1944A9E9" w:rsidRDefault="4977B09F" w14:paraId="153C393B" w14:textId="1E08BCEB">
      <w:pPr>
        <w:pStyle w:val="Normal"/>
        <w:spacing w:after="0" w:afterAutospacing="off"/>
      </w:pPr>
      <w:r w:rsidR="7C01BEAB">
        <w:rPr/>
        <w:t xml:space="preserve">void </w:t>
      </w:r>
      <w:r w:rsidR="7C01BEAB">
        <w:rPr/>
        <w:t>atomic_set</w:t>
      </w:r>
      <w:r w:rsidR="7C01BEAB">
        <w:rPr/>
        <w:t>(</w:t>
      </w:r>
      <w:r w:rsidR="7C01BEAB">
        <w:rPr/>
        <w:t>atomic_t</w:t>
      </w:r>
      <w:r w:rsidR="7C01BEAB">
        <w:rPr/>
        <w:t xml:space="preserve"> *v, int </w:t>
      </w:r>
      <w:r w:rsidR="7C01BEAB">
        <w:rPr/>
        <w:t>i</w:t>
      </w:r>
      <w:r w:rsidR="7C01BEAB">
        <w:rPr/>
        <w:t>);//This function atomically sets the value to the atomic variable.</w:t>
      </w:r>
    </w:p>
    <w:p w:rsidR="4977B09F" w:rsidP="1944A9E9" w:rsidRDefault="4977B09F" w14:paraId="1A914358" w14:textId="41C9CF24">
      <w:pPr>
        <w:pStyle w:val="Normal"/>
        <w:spacing w:after="0" w:afterAutospacing="off"/>
      </w:pPr>
      <w:r w:rsidR="7C01BEAB">
        <w:rPr/>
        <w:t xml:space="preserve">void </w:t>
      </w:r>
      <w:r w:rsidR="7C01BEAB">
        <w:rPr/>
        <w:t>atomic_add</w:t>
      </w:r>
      <w:r w:rsidR="7C01BEAB">
        <w:rPr/>
        <w:t xml:space="preserve">(int </w:t>
      </w:r>
      <w:r w:rsidR="7C01BEAB">
        <w:rPr/>
        <w:t>i</w:t>
      </w:r>
      <w:r w:rsidR="7C01BEAB">
        <w:rPr/>
        <w:t xml:space="preserve">, </w:t>
      </w:r>
      <w:r w:rsidR="7C01BEAB">
        <w:rPr/>
        <w:t>atomic_t</w:t>
      </w:r>
      <w:r w:rsidR="7C01BEAB">
        <w:rPr/>
        <w:t xml:space="preserve"> *v); //This function atomically adds value to the atomic variable.</w:t>
      </w:r>
    </w:p>
    <w:p w:rsidR="4977B09F" w:rsidP="1944A9E9" w:rsidRDefault="4977B09F" w14:paraId="3589154A" w14:textId="12A277C3">
      <w:pPr>
        <w:pStyle w:val="Normal"/>
        <w:spacing w:after="0" w:afterAutospacing="off"/>
      </w:pPr>
      <w:r w:rsidR="7C01BEAB">
        <w:rPr/>
        <w:t xml:space="preserve">void </w:t>
      </w:r>
      <w:r w:rsidR="7C01BEAB">
        <w:rPr/>
        <w:t>atomic_sub</w:t>
      </w:r>
      <w:r w:rsidR="7C01BEAB">
        <w:rPr/>
        <w:t xml:space="preserve">(int </w:t>
      </w:r>
      <w:r w:rsidR="7C01BEAB">
        <w:rPr/>
        <w:t>i</w:t>
      </w:r>
      <w:r w:rsidR="7C01BEAB">
        <w:rPr/>
        <w:t xml:space="preserve">, </w:t>
      </w:r>
      <w:r w:rsidR="7C01BEAB">
        <w:rPr/>
        <w:t>atomic_t</w:t>
      </w:r>
      <w:r w:rsidR="7C01BEAB">
        <w:rPr/>
        <w:t xml:space="preserve"> *</w:t>
      </w:r>
      <w:r w:rsidR="7C01BEAB">
        <w:rPr/>
        <w:t>v);/</w:t>
      </w:r>
      <w:r w:rsidR="7C01BEAB">
        <w:rPr/>
        <w:t>/This function atomically subtracts the value from the atomic variable.</w:t>
      </w:r>
    </w:p>
    <w:p w:rsidR="4977B09F" w:rsidP="1944A9E9" w:rsidRDefault="4977B09F" w14:paraId="535B1F40" w14:textId="05CD9ABA">
      <w:pPr>
        <w:pStyle w:val="Normal"/>
        <w:spacing w:after="0" w:afterAutospacing="off"/>
      </w:pPr>
      <w:r w:rsidR="7C01BEAB">
        <w:rPr/>
        <w:t xml:space="preserve">void </w:t>
      </w:r>
      <w:r w:rsidR="7C01BEAB">
        <w:rPr/>
        <w:t>atomic_inc</w:t>
      </w:r>
      <w:r w:rsidR="7C01BEAB">
        <w:rPr/>
        <w:t xml:space="preserve"> (</w:t>
      </w:r>
      <w:r w:rsidR="7C01BEAB">
        <w:rPr/>
        <w:t>atomic_t</w:t>
      </w:r>
      <w:r w:rsidR="7C01BEAB">
        <w:rPr/>
        <w:t xml:space="preserve"> *v);</w:t>
      </w:r>
    </w:p>
    <w:p w:rsidR="4977B09F" w:rsidP="1944A9E9" w:rsidRDefault="4977B09F" w14:paraId="2B6BFA9E" w14:textId="4BF2692A">
      <w:pPr>
        <w:pStyle w:val="Normal"/>
        <w:spacing w:after="0" w:afterAutospacing="off"/>
      </w:pPr>
      <w:r w:rsidR="7C01BEAB">
        <w:rPr/>
        <w:t xml:space="preserve">void </w:t>
      </w:r>
      <w:r w:rsidR="7C01BEAB">
        <w:rPr/>
        <w:t>atomic_dec</w:t>
      </w:r>
      <w:r w:rsidR="7C01BEAB">
        <w:rPr/>
        <w:t xml:space="preserve"> (</w:t>
      </w:r>
      <w:r w:rsidR="7C01BEAB">
        <w:rPr/>
        <w:t>atomic_t</w:t>
      </w:r>
      <w:r w:rsidR="7C01BEAB">
        <w:rPr/>
        <w:t xml:space="preserve"> *v);</w:t>
      </w:r>
    </w:p>
    <w:p w:rsidR="4977B09F" w:rsidP="1944A9E9" w:rsidRDefault="4977B09F" w14:paraId="35818E6D" w14:textId="138FDE33">
      <w:pPr>
        <w:pStyle w:val="Normal"/>
        <w:spacing w:after="120" w:afterAutospacing="off"/>
      </w:pPr>
      <w:r w:rsidR="7C01BEAB">
        <w:rPr/>
        <w:t xml:space="preserve">void </w:t>
      </w:r>
      <w:r w:rsidR="7C01BEAB">
        <w:rPr/>
        <w:t>atomic_sub_and_test</w:t>
      </w:r>
      <w:r w:rsidR="7C01BEAB">
        <w:rPr/>
        <w:t xml:space="preserve">(int </w:t>
      </w:r>
      <w:r w:rsidR="7C01BEAB">
        <w:rPr/>
        <w:t>i</w:t>
      </w:r>
      <w:r w:rsidR="7C01BEAB">
        <w:rPr/>
        <w:t xml:space="preserve">, </w:t>
      </w:r>
      <w:r w:rsidR="7C01BEAB">
        <w:rPr/>
        <w:t>atomic_t</w:t>
      </w:r>
      <w:r w:rsidR="7C01BEAB">
        <w:rPr/>
        <w:t xml:space="preserve"> *v);</w:t>
      </w:r>
    </w:p>
    <w:p w:rsidR="4977B09F" w:rsidP="4977B09F" w:rsidRDefault="4977B09F" w14:paraId="503CA3D8" w14:textId="379F5865">
      <w:pPr>
        <w:pStyle w:val="Normal"/>
      </w:pPr>
      <w:r w:rsidR="7C01BEAB">
        <w:rPr/>
        <w:t>//This function atomically subtracts the value from the atomic variable and test the result is zero or not</w:t>
      </w:r>
    </w:p>
    <w:p w:rsidR="4977B09F" w:rsidP="4977B09F" w:rsidRDefault="4977B09F" w14:paraId="3D44A61C" w14:textId="0A5BAEF9">
      <w:pPr>
        <w:pStyle w:val="Normal"/>
      </w:pPr>
      <w:r w:rsidR="7C01BEAB">
        <w:rPr/>
        <w:t>void atomic_dec_and_test(atomic_t *v);</w:t>
      </w:r>
    </w:p>
    <w:p w:rsidR="4977B09F" w:rsidP="4977B09F" w:rsidRDefault="4977B09F" w14:paraId="50413B81" w14:textId="000DBFF0">
      <w:pPr>
        <w:pStyle w:val="Normal"/>
      </w:pPr>
      <w:r w:rsidR="7C01BEAB">
        <w:rPr/>
        <w:t>This function atomically decrements the value of the atomic variable by 1 and test the result is zero or not.</w:t>
      </w:r>
    </w:p>
    <w:p w:rsidR="4977B09F" w:rsidP="4977B09F" w:rsidRDefault="4977B09F" w14:paraId="2BDC55FA" w14:textId="6E2BFE81">
      <w:pPr>
        <w:pStyle w:val="Normal"/>
      </w:pPr>
      <w:r w:rsidR="7C01BEAB">
        <w:rPr/>
        <w:t>eg</w:t>
      </w:r>
      <w:r w:rsidR="7C01BEAB">
        <w:rPr/>
        <w:t xml:space="preserve"> : </w:t>
      </w:r>
    </w:p>
    <w:p w:rsidR="4977B09F" w:rsidP="4977B09F" w:rsidRDefault="4977B09F" w14:paraId="7D175C11" w14:textId="68AD0974">
      <w:pPr>
        <w:pStyle w:val="Normal"/>
      </w:pPr>
      <w:r w:rsidR="7C01BEAB">
        <w:rPr/>
        <w:t>atomic_t</w:t>
      </w:r>
      <w:r w:rsidR="7C01BEAB">
        <w:rPr/>
        <w:t xml:space="preserve"> </w:t>
      </w:r>
      <w:r w:rsidR="7C01BEAB">
        <w:rPr/>
        <w:t>etx_global_variable</w:t>
      </w:r>
      <w:r w:rsidR="7C01BEAB">
        <w:rPr/>
        <w:t xml:space="preserve"> = ATOMIC_</w:t>
      </w:r>
      <w:r w:rsidR="7C01BEAB">
        <w:rPr/>
        <w:t>INIT(</w:t>
      </w:r>
      <w:r w:rsidR="7C01BEAB">
        <w:rPr/>
        <w:t>0</w:t>
      </w:r>
      <w:r w:rsidR="7C01BEAB">
        <w:rPr/>
        <w:t xml:space="preserve">);   </w:t>
      </w:r>
      <w:r w:rsidR="7C01BEAB">
        <w:rPr/>
        <w:t xml:space="preserve">   //Atomic integer variable</w:t>
      </w:r>
    </w:p>
    <w:p w:rsidR="4977B09F" w:rsidP="1944A9E9" w:rsidRDefault="4977B09F" w14:paraId="679A8607" w14:textId="3CB4BB0E">
      <w:pPr>
        <w:pStyle w:val="Normal"/>
        <w:spacing w:after="0" w:afterAutospacing="off"/>
      </w:pPr>
      <w:r w:rsidR="7C01BEAB">
        <w:rPr/>
        <w:t>int thread_function1(void *</w:t>
      </w:r>
      <w:r w:rsidR="7C01BEAB">
        <w:rPr/>
        <w:t>pv</w:t>
      </w:r>
      <w:r w:rsidR="7C01BEAB">
        <w:rPr/>
        <w:t>)</w:t>
      </w:r>
    </w:p>
    <w:p w:rsidR="4977B09F" w:rsidP="1944A9E9" w:rsidRDefault="4977B09F" w14:paraId="36EF78AE" w14:textId="6E4332FD">
      <w:pPr>
        <w:pStyle w:val="Normal"/>
        <w:spacing w:after="0" w:afterAutospacing="off"/>
      </w:pPr>
      <w:r w:rsidR="7C01BEAB">
        <w:rPr/>
        <w:t>{</w:t>
      </w:r>
    </w:p>
    <w:p w:rsidR="4977B09F" w:rsidP="1944A9E9" w:rsidRDefault="4977B09F" w14:paraId="5617C3F8" w14:textId="1520795D">
      <w:pPr>
        <w:pStyle w:val="Normal"/>
        <w:spacing w:after="0" w:afterAutospacing="off"/>
      </w:pPr>
      <w:r w:rsidR="7C01BEAB">
        <w:rPr/>
        <w:t xml:space="preserve">    </w:t>
      </w:r>
      <w:r w:rsidR="7C01BEAB">
        <w:rPr/>
        <w:t>atomic_inc</w:t>
      </w:r>
      <w:r w:rsidR="7C01BEAB">
        <w:rPr/>
        <w:t>(&amp;</w:t>
      </w:r>
      <w:r w:rsidR="7C01BEAB">
        <w:rPr/>
        <w:t>etx_global_variable</w:t>
      </w:r>
      <w:r w:rsidR="7C01BEAB">
        <w:rPr/>
        <w:t>);</w:t>
      </w:r>
    </w:p>
    <w:p w:rsidR="4977B09F" w:rsidP="4977B09F" w:rsidRDefault="4977B09F" w14:paraId="0BC9FB04" w14:textId="09C3FE35">
      <w:pPr>
        <w:pStyle w:val="Normal"/>
      </w:pPr>
      <w:r w:rsidR="7C01BEAB">
        <w:rPr/>
        <w:t>}</w:t>
      </w:r>
    </w:p>
    <w:p w:rsidR="4977B09F" w:rsidP="1944A9E9" w:rsidRDefault="4977B09F" w14:paraId="2BFF72B1" w14:textId="5FE29B80">
      <w:pPr>
        <w:pStyle w:val="Normal"/>
        <w:spacing w:after="0" w:afterAutospacing="off"/>
      </w:pPr>
      <w:r w:rsidR="7C01BEAB">
        <w:rPr/>
        <w:t>int thread_function2(void *</w:t>
      </w:r>
      <w:r w:rsidR="7C01BEAB">
        <w:rPr/>
        <w:t>pv</w:t>
      </w:r>
      <w:r w:rsidR="7C01BEAB">
        <w:rPr/>
        <w:t>)</w:t>
      </w:r>
    </w:p>
    <w:p w:rsidR="4977B09F" w:rsidP="1944A9E9" w:rsidRDefault="4977B09F" w14:paraId="7ADD155F" w14:textId="5AA51925">
      <w:pPr>
        <w:pStyle w:val="Normal"/>
        <w:spacing w:after="0" w:afterAutospacing="off"/>
      </w:pPr>
      <w:r w:rsidR="7C01BEAB">
        <w:rPr/>
        <w:t>{</w:t>
      </w:r>
    </w:p>
    <w:p w:rsidR="4977B09F" w:rsidP="1944A9E9" w:rsidRDefault="4977B09F" w14:paraId="2957EF10" w14:textId="12F8C396">
      <w:pPr>
        <w:pStyle w:val="Normal"/>
        <w:spacing w:after="0" w:afterAutospacing="off"/>
      </w:pPr>
      <w:r w:rsidR="7C01BEAB">
        <w:rPr/>
        <w:t xml:space="preserve">   </w:t>
      </w:r>
      <w:r w:rsidR="7C01BEAB">
        <w:rPr/>
        <w:t>atomic_inc</w:t>
      </w:r>
      <w:r w:rsidR="7C01BEAB">
        <w:rPr/>
        <w:t>(&amp;</w:t>
      </w:r>
      <w:r w:rsidR="7C01BEAB">
        <w:rPr/>
        <w:t>etx_global_variable</w:t>
      </w:r>
      <w:r w:rsidR="7C01BEAB">
        <w:rPr/>
        <w:t>);</w:t>
      </w:r>
    </w:p>
    <w:p w:rsidR="4977B09F" w:rsidP="4977B09F" w:rsidRDefault="4977B09F" w14:paraId="25059A9D" w14:textId="5AD7F8CF">
      <w:pPr>
        <w:pStyle w:val="Normal"/>
      </w:pPr>
      <w:r w:rsidR="7C01BEAB">
        <w:rPr/>
        <w:t>}</w:t>
      </w:r>
    </w:p>
    <w:p w:rsidR="4977B09F" w:rsidP="4977B09F" w:rsidRDefault="4977B09F" w14:paraId="220B4C76" w14:textId="4D191F99">
      <w:pPr>
        <w:pStyle w:val="Normal"/>
      </w:pPr>
      <w:r w:rsidR="7C01BEAB">
        <w:rPr/>
        <w:t xml:space="preserve">    </w:t>
      </w:r>
    </w:p>
    <w:p w:rsidR="4977B09F" w:rsidP="4977B09F" w:rsidRDefault="4977B09F" w14:paraId="17146A9E" w14:textId="05DFFF20">
      <w:pPr>
        <w:pStyle w:val="Normal"/>
        <w:rPr>
          <w:b w:val="0"/>
          <w:bCs w:val="0"/>
        </w:rPr>
      </w:pPr>
      <w:r w:rsidR="7C01BEAB">
        <w:rPr>
          <w:b w:val="0"/>
          <w:bCs w:val="0"/>
        </w:rPr>
        <w:t>Atomic_t</w:t>
      </w:r>
      <w:r w:rsidR="7C01BEAB">
        <w:rPr>
          <w:b w:val="0"/>
          <w:bCs w:val="0"/>
        </w:rPr>
        <w:t xml:space="preserve"> is good when we are working on integer arithmetic. But when it comes to bitwise atomic operation, it </w:t>
      </w:r>
      <w:r w:rsidR="7C01BEAB">
        <w:rPr>
          <w:b w:val="0"/>
          <w:bCs w:val="0"/>
        </w:rPr>
        <w:t>doesn’t</w:t>
      </w:r>
      <w:r w:rsidR="7C01BEAB">
        <w:rPr>
          <w:b w:val="0"/>
          <w:bCs w:val="0"/>
        </w:rPr>
        <w:t xml:space="preserve"> work well. </w:t>
      </w:r>
      <w:r w:rsidR="7C01BEAB">
        <w:rPr>
          <w:b w:val="0"/>
          <w:bCs w:val="0"/>
        </w:rPr>
        <w:t>So</w:t>
      </w:r>
      <w:r w:rsidR="7C01BEAB">
        <w:rPr>
          <w:b w:val="0"/>
          <w:bCs w:val="0"/>
        </w:rPr>
        <w:t xml:space="preserve"> kernel offers separate functions to achieve that. Atomic bit operations are </w:t>
      </w:r>
      <w:r w:rsidR="7C01BEAB">
        <w:rPr>
          <w:b w:val="0"/>
          <w:bCs w:val="0"/>
        </w:rPr>
        <w:t>very fast</w:t>
      </w:r>
      <w:r w:rsidR="7C01BEAB">
        <w:rPr>
          <w:b w:val="0"/>
          <w:bCs w:val="0"/>
        </w:rPr>
        <w:t>. These functions are architecture-dependent and are declared in &lt;</w:t>
      </w:r>
      <w:r w:rsidR="7C01BEAB">
        <w:rPr>
          <w:b w:val="0"/>
          <w:bCs w:val="0"/>
        </w:rPr>
        <w:t>asm</w:t>
      </w:r>
      <w:r w:rsidR="7C01BEAB">
        <w:rPr>
          <w:b w:val="0"/>
          <w:bCs w:val="0"/>
        </w:rPr>
        <w:t>/</w:t>
      </w:r>
      <w:r w:rsidR="7C01BEAB">
        <w:rPr>
          <w:b w:val="0"/>
          <w:bCs w:val="0"/>
        </w:rPr>
        <w:t>bitops.h</w:t>
      </w:r>
      <w:r w:rsidR="7C01BEAB">
        <w:rPr>
          <w:b w:val="0"/>
          <w:bCs w:val="0"/>
        </w:rPr>
        <w:t>&gt;.</w:t>
      </w:r>
    </w:p>
    <w:p w:rsidR="4977B09F" w:rsidP="4977B09F" w:rsidRDefault="4977B09F" w14:paraId="635393B5" w14:textId="46753A9A">
      <w:pPr>
        <w:pStyle w:val="Normal"/>
      </w:pPr>
      <w:r w:rsidR="7C01BEAB">
        <w:rPr/>
        <w:t xml:space="preserve"> </w:t>
      </w:r>
    </w:p>
    <w:p w:rsidR="4977B09F" w:rsidP="1944A9E9" w:rsidRDefault="4977B09F" w14:paraId="363A7E22" w14:textId="11F924AE">
      <w:pPr>
        <w:pStyle w:val="Normal"/>
        <w:spacing w:after="0" w:afterAutospacing="off"/>
      </w:pPr>
      <w:r w:rsidR="7C01BEAB">
        <w:rPr/>
        <w:t xml:space="preserve">void </w:t>
      </w:r>
      <w:r w:rsidR="7C01BEAB">
        <w:rPr/>
        <w:t>set_bit</w:t>
      </w:r>
      <w:r w:rsidR="7C01BEAB">
        <w:rPr/>
        <w:t>(int nr, void *</w:t>
      </w:r>
      <w:r w:rsidR="7C01BEAB">
        <w:rPr/>
        <w:t>addr</w:t>
      </w:r>
      <w:r w:rsidR="7C01BEAB">
        <w:rPr/>
        <w:t>)</w:t>
      </w:r>
      <w:r>
        <w:tab/>
      </w:r>
      <w:r w:rsidR="7C01BEAB">
        <w:rPr/>
        <w:t>Atomically set the nr-</w:t>
      </w:r>
      <w:r w:rsidR="7C01BEAB">
        <w:rPr/>
        <w:t>th</w:t>
      </w:r>
      <w:r w:rsidR="7C01BEAB">
        <w:rPr/>
        <w:t xml:space="preserve"> bit starting from </w:t>
      </w:r>
      <w:r w:rsidR="7C01BEAB">
        <w:rPr/>
        <w:t>addr</w:t>
      </w:r>
    </w:p>
    <w:p w:rsidR="4977B09F" w:rsidP="1944A9E9" w:rsidRDefault="4977B09F" w14:paraId="73E96641" w14:textId="6C36C2CC">
      <w:pPr>
        <w:pStyle w:val="Normal"/>
        <w:spacing w:after="0" w:afterAutospacing="off"/>
      </w:pPr>
      <w:r w:rsidR="7C01BEAB">
        <w:rPr/>
        <w:t xml:space="preserve">void </w:t>
      </w:r>
      <w:r w:rsidR="7C01BEAB">
        <w:rPr/>
        <w:t>clear_bit</w:t>
      </w:r>
      <w:r w:rsidR="7C01BEAB">
        <w:rPr/>
        <w:t>(int nr, void *</w:t>
      </w:r>
      <w:r w:rsidR="7C01BEAB">
        <w:rPr/>
        <w:t>addr</w:t>
      </w:r>
      <w:r w:rsidR="7C01BEAB">
        <w:rPr/>
        <w:t>)</w:t>
      </w:r>
      <w:r>
        <w:tab/>
      </w:r>
      <w:r w:rsidR="7C01BEAB">
        <w:rPr/>
        <w:t>Atomically clear the nr-</w:t>
      </w:r>
      <w:r w:rsidR="7C01BEAB">
        <w:rPr/>
        <w:t>th</w:t>
      </w:r>
      <w:r w:rsidR="7C01BEAB">
        <w:rPr/>
        <w:t xml:space="preserve"> bit starting from </w:t>
      </w:r>
      <w:r w:rsidR="7C01BEAB">
        <w:rPr/>
        <w:t>addr</w:t>
      </w:r>
    </w:p>
    <w:p w:rsidR="4977B09F" w:rsidP="1944A9E9" w:rsidRDefault="4977B09F" w14:paraId="5BF4C6DF" w14:textId="6A2BD3C9">
      <w:pPr>
        <w:pStyle w:val="Normal"/>
        <w:spacing w:after="0" w:afterAutospacing="off"/>
      </w:pPr>
      <w:r w:rsidR="7C01BEAB">
        <w:rPr/>
        <w:t xml:space="preserve">void </w:t>
      </w:r>
      <w:r w:rsidR="7C01BEAB">
        <w:rPr/>
        <w:t>change_bit</w:t>
      </w:r>
      <w:r w:rsidR="7C01BEAB">
        <w:rPr/>
        <w:t>(int nr, void *</w:t>
      </w:r>
      <w:r w:rsidR="7C01BEAB">
        <w:rPr/>
        <w:t>addr</w:t>
      </w:r>
      <w:r w:rsidR="7C01BEAB">
        <w:rPr/>
        <w:t>)</w:t>
      </w:r>
      <w:r>
        <w:tab/>
      </w:r>
      <w:r w:rsidR="7C01BEAB">
        <w:rPr/>
        <w:t>Atomically flip the value of the nr-</w:t>
      </w:r>
      <w:r w:rsidR="7C01BEAB">
        <w:rPr/>
        <w:t>th</w:t>
      </w:r>
      <w:r w:rsidR="7C01BEAB">
        <w:rPr/>
        <w:t xml:space="preserve"> bit starting from </w:t>
      </w:r>
      <w:r w:rsidR="7C01BEAB">
        <w:rPr/>
        <w:t>addr</w:t>
      </w:r>
    </w:p>
    <w:p w:rsidR="4977B09F" w:rsidP="1944A9E9" w:rsidRDefault="4977B09F" w14:paraId="03C9564C" w14:textId="5D20F942">
      <w:pPr>
        <w:pStyle w:val="Normal"/>
        <w:spacing w:after="0" w:afterAutospacing="off"/>
      </w:pPr>
      <w:r w:rsidR="7C01BEAB">
        <w:rPr/>
        <w:t xml:space="preserve">int </w:t>
      </w:r>
      <w:r w:rsidR="7C01BEAB">
        <w:rPr/>
        <w:t>test_and_set_bit</w:t>
      </w:r>
      <w:r w:rsidR="7C01BEAB">
        <w:rPr/>
        <w:t>(int nr, void *</w:t>
      </w:r>
      <w:r w:rsidR="7C01BEAB">
        <w:rPr/>
        <w:t>addr</w:t>
      </w:r>
      <w:r w:rsidR="7C01BEAB">
        <w:rPr/>
        <w:t>)</w:t>
      </w:r>
      <w:r>
        <w:tab/>
      </w:r>
      <w:r w:rsidR="7C01BEAB">
        <w:rPr/>
        <w:t>Atomically set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1322B7C9" w14:textId="235C2D8B">
      <w:pPr>
        <w:pStyle w:val="Normal"/>
        <w:spacing w:after="0" w:afterAutospacing="off"/>
      </w:pPr>
      <w:r w:rsidR="7C01BEAB">
        <w:rPr/>
        <w:t xml:space="preserve">int </w:t>
      </w:r>
      <w:r w:rsidR="7C01BEAB">
        <w:rPr/>
        <w:t>test_and_clear_bit</w:t>
      </w:r>
      <w:r w:rsidR="7C01BEAB">
        <w:rPr/>
        <w:t>(int nr, void *</w:t>
      </w:r>
      <w:r w:rsidR="7C01BEAB">
        <w:rPr/>
        <w:t>addr</w:t>
      </w:r>
      <w:r w:rsidR="7C01BEAB">
        <w:rPr/>
        <w:t>)</w:t>
      </w:r>
      <w:r>
        <w:tab/>
      </w:r>
      <w:r w:rsidR="7C01BEAB">
        <w:rPr/>
        <w:t>Atomically clear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43B339BE" w14:textId="7E749574">
      <w:pPr>
        <w:pStyle w:val="Normal"/>
        <w:spacing w:after="0" w:afterAutospacing="off"/>
      </w:pPr>
      <w:r w:rsidR="7C01BEAB">
        <w:rPr/>
        <w:t xml:space="preserve">int </w:t>
      </w:r>
      <w:r w:rsidR="7C01BEAB">
        <w:rPr/>
        <w:t>test_and_change_bit</w:t>
      </w:r>
      <w:r w:rsidR="7C01BEAB">
        <w:rPr/>
        <w:t>(int nr, void *</w:t>
      </w:r>
      <w:r w:rsidR="7C01BEAB">
        <w:rPr/>
        <w:t>addr</w:t>
      </w:r>
      <w:r w:rsidR="7C01BEAB">
        <w:rPr/>
        <w:t>)</w:t>
      </w:r>
      <w:r>
        <w:tab/>
      </w:r>
      <w:r w:rsidR="7C01BEAB">
        <w:rPr/>
        <w:t>Atomically flip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4DDD6C83" w14:textId="7DE9B8A5">
      <w:pPr>
        <w:pStyle w:val="Normal"/>
        <w:spacing w:after="0" w:afterAutospacing="off"/>
      </w:pPr>
      <w:r w:rsidR="7C01BEAB">
        <w:rPr/>
        <w:t xml:space="preserve">int </w:t>
      </w:r>
      <w:r w:rsidR="7C01BEAB">
        <w:rPr/>
        <w:t>test_bit</w:t>
      </w:r>
      <w:r w:rsidR="7C01BEAB">
        <w:rPr/>
        <w:t>(int nr, void *</w:t>
      </w:r>
      <w:r w:rsidR="7C01BEAB">
        <w:rPr/>
        <w:t>addr</w:t>
      </w:r>
      <w:r w:rsidR="7C01BEAB">
        <w:rPr/>
        <w:t>)</w:t>
      </w:r>
      <w:r>
        <w:tab/>
      </w:r>
      <w:r w:rsidR="7C01BEAB">
        <w:rPr/>
        <w:t>Atomically return the value of the nr-</w:t>
      </w:r>
      <w:r w:rsidR="7C01BEAB">
        <w:rPr/>
        <w:t>th</w:t>
      </w:r>
      <w:r w:rsidR="7C01BEAB">
        <w:rPr/>
        <w:t xml:space="preserve"> bit starting from </w:t>
      </w:r>
      <w:r w:rsidR="7C01BEAB">
        <w:rPr/>
        <w:t>addr</w:t>
      </w:r>
    </w:p>
    <w:p w:rsidR="4977B09F" w:rsidP="1944A9E9" w:rsidRDefault="4977B09F" w14:paraId="2ACEB6DE" w14:textId="30E26EFC">
      <w:pPr>
        <w:pStyle w:val="Normal"/>
        <w:spacing w:after="0" w:afterAutospacing="off"/>
      </w:pPr>
      <w:r w:rsidR="7C01BEAB">
        <w:rPr/>
        <w:t xml:space="preserve">int </w:t>
      </w:r>
      <w:r w:rsidR="7C01BEAB">
        <w:rPr/>
        <w:t>find_first_zero_bit</w:t>
      </w:r>
      <w:r w:rsidR="7C01BEAB">
        <w:rPr/>
        <w:t>(unsigned long *</w:t>
      </w:r>
      <w:r w:rsidR="7C01BEAB">
        <w:rPr/>
        <w:t>addr</w:t>
      </w:r>
      <w:r w:rsidR="7C01BEAB">
        <w:rPr/>
        <w:t>, unsigned int size)</w:t>
      </w:r>
      <w:r>
        <w:tab/>
      </w:r>
      <w:r w:rsidR="7C01BEAB">
        <w:rPr/>
        <w:t xml:space="preserve">Atomically returns the bit-number of the first zero bit, not the number of the byte </w:t>
      </w:r>
      <w:r w:rsidR="7C01BEAB">
        <w:rPr/>
        <w:t>containing</w:t>
      </w:r>
      <w:r w:rsidR="7C01BEAB">
        <w:rPr/>
        <w:t xml:space="preserve"> a bit</w:t>
      </w:r>
    </w:p>
    <w:p w:rsidR="4977B09F" w:rsidP="1944A9E9" w:rsidRDefault="4977B09F" w14:paraId="27B831BE" w14:textId="7C23076F">
      <w:pPr>
        <w:pStyle w:val="Normal"/>
        <w:spacing w:after="0" w:afterAutospacing="off"/>
      </w:pPr>
      <w:r w:rsidR="7C01BEAB">
        <w:rPr/>
        <w:t xml:space="preserve">int </w:t>
      </w:r>
      <w:r w:rsidR="7C01BEAB">
        <w:rPr/>
        <w:t>find_first_bit</w:t>
      </w:r>
      <w:r w:rsidR="7C01BEAB">
        <w:rPr/>
        <w:t>(unsigned long *</w:t>
      </w:r>
      <w:r w:rsidR="7C01BEAB">
        <w:rPr/>
        <w:t>addr</w:t>
      </w:r>
      <w:r w:rsidR="7C01BEAB">
        <w:rPr/>
        <w:t xml:space="preserve">, unsigned int size) Atomically returns the bit-number of the first set bit, not the number of the byte </w:t>
      </w:r>
      <w:r w:rsidR="7C01BEAB">
        <w:rPr/>
        <w:t>containing</w:t>
      </w:r>
      <w:r w:rsidR="7C01BEAB">
        <w:rPr/>
        <w:t xml:space="preserve"> a b</w:t>
      </w:r>
    </w:p>
    <w:p w:rsidR="4977B09F" w:rsidP="4977B09F" w:rsidRDefault="4977B09F" w14:paraId="15769557" w14:textId="1C34285E">
      <w:pPr>
        <w:pStyle w:val="Normal"/>
      </w:pPr>
      <w:r w:rsidR="7C01BEAB">
        <w:rPr/>
        <w:t xml:space="preserve"> </w:t>
      </w:r>
    </w:p>
    <w:p w:rsidR="4977B09F" w:rsidP="1944A9E9" w:rsidRDefault="4977B09F" w14:paraId="7840A7BC" w14:textId="527B75E5">
      <w:pPr>
        <w:pStyle w:val="Normal"/>
        <w:spacing w:after="0" w:afterAutospacing="off"/>
      </w:pPr>
      <w:r w:rsidR="7C01BEAB">
        <w:rPr/>
        <w:t>void _</w:t>
      </w:r>
      <w:r w:rsidR="7C01BEAB">
        <w:rPr/>
        <w:t>set_bit</w:t>
      </w:r>
      <w:r w:rsidR="7C01BEAB">
        <w:rPr/>
        <w:t>(int nr, void *</w:t>
      </w:r>
      <w:r w:rsidR="7C01BEAB">
        <w:rPr/>
        <w:t>addr</w:t>
      </w:r>
      <w:r w:rsidR="7C01BEAB">
        <w:rPr/>
        <w:t>)</w:t>
      </w:r>
      <w:r>
        <w:tab/>
      </w:r>
      <w:r w:rsidR="7C01BEAB">
        <w:rPr/>
        <w:t>Non-atomically set the nr-</w:t>
      </w:r>
      <w:r w:rsidR="7C01BEAB">
        <w:rPr/>
        <w:t>th</w:t>
      </w:r>
      <w:r w:rsidR="7C01BEAB">
        <w:rPr/>
        <w:t xml:space="preserve"> bit starting from </w:t>
      </w:r>
      <w:r w:rsidR="7C01BEAB">
        <w:rPr/>
        <w:t>addr</w:t>
      </w:r>
    </w:p>
    <w:p w:rsidR="4977B09F" w:rsidP="1944A9E9" w:rsidRDefault="4977B09F" w14:paraId="1694A10D" w14:textId="07E3C14E">
      <w:pPr>
        <w:pStyle w:val="Normal"/>
        <w:spacing w:after="0" w:afterAutospacing="off"/>
      </w:pPr>
      <w:r w:rsidR="7C01BEAB">
        <w:rPr/>
        <w:t>void _</w:t>
      </w:r>
      <w:r w:rsidR="7C01BEAB">
        <w:rPr/>
        <w:t>clear_bit</w:t>
      </w:r>
      <w:r w:rsidR="7C01BEAB">
        <w:rPr/>
        <w:t>(int nr, void *</w:t>
      </w:r>
      <w:r w:rsidR="7C01BEAB">
        <w:rPr/>
        <w:t>addr</w:t>
      </w:r>
      <w:r w:rsidR="7C01BEAB">
        <w:rPr/>
        <w:t>)</w:t>
      </w:r>
      <w:r>
        <w:tab/>
      </w:r>
      <w:r w:rsidR="7C01BEAB">
        <w:rPr/>
        <w:t xml:space="preserve"> </w:t>
      </w:r>
      <w:r w:rsidR="7C01BEAB">
        <w:rPr/>
        <w:t>Non-atomically</w:t>
      </w:r>
      <w:r w:rsidR="7C01BEAB">
        <w:rPr/>
        <w:t xml:space="preserve"> clear the nr-</w:t>
      </w:r>
      <w:r w:rsidR="7C01BEAB">
        <w:rPr/>
        <w:t>th</w:t>
      </w:r>
      <w:r w:rsidR="7C01BEAB">
        <w:rPr/>
        <w:t xml:space="preserve"> bit starting from </w:t>
      </w:r>
      <w:r w:rsidR="7C01BEAB">
        <w:rPr/>
        <w:t>addr</w:t>
      </w:r>
    </w:p>
    <w:p w:rsidR="4977B09F" w:rsidP="1944A9E9" w:rsidRDefault="4977B09F" w14:paraId="254D9751" w14:textId="0628B484">
      <w:pPr>
        <w:pStyle w:val="Normal"/>
        <w:spacing w:after="0" w:afterAutospacing="off"/>
      </w:pPr>
      <w:r w:rsidR="7C01BEAB">
        <w:rPr/>
        <w:t>void _</w:t>
      </w:r>
      <w:r w:rsidR="7C01BEAB">
        <w:rPr/>
        <w:t>change_bit</w:t>
      </w:r>
      <w:r w:rsidR="7C01BEAB">
        <w:rPr/>
        <w:t>(int nr, void *</w:t>
      </w:r>
      <w:r w:rsidR="7C01BEAB">
        <w:rPr/>
        <w:t>addr</w:t>
      </w:r>
      <w:r w:rsidR="7C01BEAB">
        <w:rPr/>
        <w:t>)</w:t>
      </w:r>
      <w:r>
        <w:tab/>
      </w:r>
      <w:r w:rsidR="7C01BEAB">
        <w:rPr/>
        <w:t>Non-atomically flip the value of the nr-</w:t>
      </w:r>
      <w:r w:rsidR="7C01BEAB">
        <w:rPr/>
        <w:t>th</w:t>
      </w:r>
      <w:r w:rsidR="7C01BEAB">
        <w:rPr/>
        <w:t xml:space="preserve"> bit starting from </w:t>
      </w:r>
      <w:r w:rsidR="7C01BEAB">
        <w:rPr/>
        <w:t>addr</w:t>
      </w:r>
    </w:p>
    <w:p w:rsidR="4977B09F" w:rsidP="1944A9E9" w:rsidRDefault="4977B09F" w14:paraId="1DA2B378" w14:textId="4A13137D">
      <w:pPr>
        <w:pStyle w:val="Normal"/>
        <w:spacing w:after="0" w:afterAutospacing="off"/>
      </w:pPr>
      <w:r w:rsidR="7C01BEAB">
        <w:rPr/>
        <w:t>int _</w:t>
      </w:r>
      <w:r w:rsidR="7C01BEAB">
        <w:rPr/>
        <w:t>test_and_set_bit</w:t>
      </w:r>
      <w:r w:rsidR="7C01BEAB">
        <w:rPr/>
        <w:t>(int nr, void *</w:t>
      </w:r>
      <w:r w:rsidR="7C01BEAB">
        <w:rPr/>
        <w:t>addr</w:t>
      </w:r>
      <w:r w:rsidR="7C01BEAB">
        <w:rPr/>
        <w:t>)</w:t>
      </w:r>
      <w:r>
        <w:tab/>
      </w:r>
      <w:r w:rsidR="7C01BEAB">
        <w:rPr/>
        <w:t>Non-atomically set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267449E0" w14:textId="33A613B6">
      <w:pPr>
        <w:pStyle w:val="Normal"/>
        <w:spacing w:after="0" w:afterAutospacing="off"/>
      </w:pPr>
      <w:r w:rsidR="7C01BEAB">
        <w:rPr/>
        <w:t>int _</w:t>
      </w:r>
      <w:r w:rsidR="7C01BEAB">
        <w:rPr/>
        <w:t>test_and_clear_bit</w:t>
      </w:r>
      <w:r w:rsidR="7C01BEAB">
        <w:rPr/>
        <w:t>(int nr, void *</w:t>
      </w:r>
      <w:r w:rsidR="7C01BEAB">
        <w:rPr/>
        <w:t>addr</w:t>
      </w:r>
      <w:r w:rsidR="7C01BEAB">
        <w:rPr/>
        <w:t>)</w:t>
      </w:r>
      <w:r>
        <w:tab/>
      </w:r>
      <w:r w:rsidR="7C01BEAB">
        <w:rPr/>
        <w:t>Non-atomically clear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72BD06BC" w14:textId="693AEBC1">
      <w:pPr>
        <w:pStyle w:val="Normal"/>
        <w:spacing w:after="0" w:afterAutospacing="off"/>
      </w:pPr>
      <w:r w:rsidR="7C01BEAB">
        <w:rPr/>
        <w:t>int _</w:t>
      </w:r>
      <w:r w:rsidR="7C01BEAB">
        <w:rPr/>
        <w:t>test_and_change_bit</w:t>
      </w:r>
      <w:r w:rsidR="7C01BEAB">
        <w:rPr/>
        <w:t>(int nr, void *</w:t>
      </w:r>
      <w:r w:rsidR="7C01BEAB">
        <w:rPr/>
        <w:t>addr</w:t>
      </w:r>
      <w:r w:rsidR="7C01BEAB">
        <w:rPr/>
        <w:t>)</w:t>
      </w:r>
      <w:r>
        <w:tab/>
      </w:r>
      <w:r w:rsidR="7C01BEAB">
        <w:rPr/>
        <w:t>Non-atomically flip the nr-</w:t>
      </w:r>
      <w:r w:rsidR="7C01BEAB">
        <w:rPr/>
        <w:t>th</w:t>
      </w:r>
      <w:r w:rsidR="7C01BEAB">
        <w:rPr/>
        <w:t xml:space="preserve"> bit starting from </w:t>
      </w:r>
      <w:r w:rsidR="7C01BEAB">
        <w:rPr/>
        <w:t>addr</w:t>
      </w:r>
      <w:r w:rsidR="7C01BEAB">
        <w:rPr/>
        <w:t xml:space="preserve"> and return the </w:t>
      </w:r>
      <w:r w:rsidR="7C01BEAB">
        <w:rPr/>
        <w:t>previous</w:t>
      </w:r>
      <w:r w:rsidR="7C01BEAB">
        <w:rPr/>
        <w:t xml:space="preserve"> value</w:t>
      </w:r>
    </w:p>
    <w:p w:rsidR="4977B09F" w:rsidP="1944A9E9" w:rsidRDefault="4977B09F" w14:paraId="09E05F98" w14:textId="1E7E5348">
      <w:pPr>
        <w:pStyle w:val="Normal"/>
        <w:spacing w:after="0" w:afterAutospacing="off"/>
      </w:pPr>
      <w:r w:rsidR="7C01BEAB">
        <w:rPr/>
        <w:t>int _</w:t>
      </w:r>
      <w:r w:rsidR="7C01BEAB">
        <w:rPr/>
        <w:t>test_bit</w:t>
      </w:r>
      <w:r w:rsidR="7C01BEAB">
        <w:rPr/>
        <w:t>(int nr, void *</w:t>
      </w:r>
      <w:r w:rsidR="7C01BEAB">
        <w:rPr/>
        <w:t>addr</w:t>
      </w:r>
      <w:r w:rsidR="7C01BEAB">
        <w:rPr/>
        <w:t>)</w:t>
      </w:r>
      <w:r>
        <w:tab/>
      </w:r>
      <w:r w:rsidR="7C01BEAB">
        <w:rPr/>
        <w:t>Non-atomically return the value of the nr-</w:t>
      </w:r>
      <w:r w:rsidR="7C01BEAB">
        <w:rPr/>
        <w:t>th</w:t>
      </w:r>
      <w:r w:rsidR="7C01BEAB">
        <w:rPr/>
        <w:t xml:space="preserve"> bit starting from </w:t>
      </w:r>
      <w:r w:rsidR="7C01BEAB">
        <w:rPr/>
        <w:t>addr</w:t>
      </w:r>
    </w:p>
    <w:p w:rsidR="4977B09F" w:rsidP="4977B09F" w:rsidRDefault="4977B09F" w14:paraId="6244A4BF" w14:textId="65EAD260">
      <w:pPr>
        <w:pStyle w:val="Normal"/>
      </w:pPr>
      <w:r w:rsidR="7C01BEAB">
        <w:rPr/>
        <w:t xml:space="preserve"> </w:t>
      </w:r>
    </w:p>
    <w:p w:rsidR="4977B09F" w:rsidP="1944A9E9" w:rsidRDefault="4977B09F" w14:paraId="4005C214" w14:textId="24CF3A8F">
      <w:pPr>
        <w:pStyle w:val="Normal"/>
        <w:rPr>
          <w:b w:val="1"/>
          <w:bCs w:val="1"/>
        </w:rPr>
      </w:pPr>
      <w:r w:rsidRPr="1944A9E9" w:rsidR="7C01BEAB">
        <w:rPr>
          <w:b w:val="1"/>
          <w:bCs w:val="1"/>
        </w:rPr>
        <w:t>Race Condition</w:t>
      </w:r>
    </w:p>
    <w:p w:rsidR="4977B09F" w:rsidP="4977B09F" w:rsidRDefault="4977B09F" w14:paraId="7BEA5288" w14:textId="12621E1B">
      <w:pPr>
        <w:pStyle w:val="Normal"/>
      </w:pPr>
      <w:r w:rsidR="7C01BEAB">
        <w:rPr/>
        <w:t xml:space="preserve">A race condition occurs when two or more threads can access shared data and they try to change it at the same time. Because the thread scheduling algorithm can swap between threads at any time, we </w:t>
      </w:r>
      <w:r w:rsidR="7C01BEAB">
        <w:rPr/>
        <w:t>don’t</w:t>
      </w:r>
      <w:r w:rsidR="7C01BEAB">
        <w:rPr/>
        <w:t xml:space="preserve"> know the order in which the threads will </w:t>
      </w:r>
      <w:r w:rsidR="7C01BEAB">
        <w:rPr/>
        <w:t>attempt</w:t>
      </w:r>
      <w:r w:rsidR="7C01BEAB">
        <w:rPr/>
        <w:t xml:space="preserve"> to access the shared data. Therefore, the result of the change in data is dependent on the thread scheduling algorithm, </w:t>
      </w:r>
      <w:r w:rsidR="7C01BEAB">
        <w:rPr/>
        <w:t>i.e.</w:t>
      </w:r>
      <w:r w:rsidR="7C01BEAB">
        <w:rPr/>
        <w:t xml:space="preserve"> both threads are “racing” to access/change the data.</w:t>
      </w:r>
    </w:p>
    <w:p w:rsidR="4977B09F" w:rsidP="1944A9E9" w:rsidRDefault="4977B09F" w14:paraId="2D941B62" w14:textId="442BF102">
      <w:pPr>
        <w:pStyle w:val="Normal"/>
        <w:rPr>
          <w:b w:val="1"/>
          <w:bCs w:val="1"/>
          <w:sz w:val="28"/>
          <w:szCs w:val="28"/>
        </w:rPr>
      </w:pPr>
      <w:r w:rsidRPr="1944A9E9" w:rsidR="7C01BEAB">
        <w:rPr>
          <w:b w:val="1"/>
          <w:bCs w:val="1"/>
          <w:sz w:val="28"/>
          <w:szCs w:val="28"/>
        </w:rPr>
        <w:t>Locks:</w:t>
      </w:r>
    </w:p>
    <w:p w:rsidR="4977B09F" w:rsidP="1944A9E9" w:rsidRDefault="4977B09F" w14:paraId="7D341190" w14:textId="2A9C74FD">
      <w:pPr>
        <w:pStyle w:val="Normal"/>
        <w:spacing w:after="0" w:afterAutospacing="off"/>
      </w:pPr>
      <w:r w:rsidR="7C01BEAB">
        <w:rPr/>
        <w:t xml:space="preserve">1.Waiting </w:t>
      </w:r>
      <w:r w:rsidR="7C01BEAB">
        <w:rPr/>
        <w:t>locks :</w:t>
      </w:r>
      <w:r w:rsidR="7C01BEAB">
        <w:rPr/>
        <w:t xml:space="preserve"> </w:t>
      </w:r>
      <w:r w:rsidR="7C01BEAB">
        <w:rPr/>
        <w:t>semaphores,mutex</w:t>
      </w:r>
    </w:p>
    <w:p w:rsidR="4977B09F" w:rsidP="4977B09F" w:rsidRDefault="4977B09F" w14:paraId="2F908E7E" w14:textId="2583C929">
      <w:pPr>
        <w:pStyle w:val="Normal"/>
      </w:pPr>
      <w:r w:rsidR="7C01BEAB">
        <w:rPr/>
        <w:t xml:space="preserve">2.polling </w:t>
      </w:r>
      <w:r w:rsidR="7C01BEAB">
        <w:rPr/>
        <w:t>locks :</w:t>
      </w:r>
      <w:r w:rsidR="7C01BEAB">
        <w:rPr/>
        <w:t xml:space="preserve"> spinlock</w:t>
      </w:r>
    </w:p>
    <w:p w:rsidR="4977B09F" w:rsidP="1944A9E9" w:rsidRDefault="4977B09F" w14:paraId="10BDE57A" w14:textId="62443D2A">
      <w:pPr>
        <w:pStyle w:val="Normal"/>
        <w:rPr>
          <w:b w:val="1"/>
          <w:bCs w:val="1"/>
          <w:u w:val="single"/>
        </w:rPr>
      </w:pPr>
      <w:r w:rsidRPr="1944A9E9" w:rsidR="7C01BEAB">
        <w:rPr>
          <w:b w:val="1"/>
          <w:bCs w:val="1"/>
          <w:u w:val="single"/>
        </w:rPr>
        <w:t>Mutex</w:t>
      </w:r>
    </w:p>
    <w:p w:rsidR="4977B09F" w:rsidP="1944A9E9" w:rsidRDefault="4977B09F" w14:paraId="16BA77A3" w14:textId="19C93F84">
      <w:pPr>
        <w:pStyle w:val="ListParagraph"/>
        <w:numPr>
          <w:ilvl w:val="0"/>
          <w:numId w:val="7"/>
        </w:numPr>
        <w:rPr/>
      </w:pPr>
      <w:r w:rsidR="7C01BEAB">
        <w:rPr/>
        <w:t>A mutex is a mutual exclusion lock. Only one thread can hold the lock.</w:t>
      </w:r>
    </w:p>
    <w:p w:rsidR="4977B09F" w:rsidP="1944A9E9" w:rsidRDefault="4977B09F" w14:paraId="31E1DDAC" w14:textId="286986D0">
      <w:pPr>
        <w:pStyle w:val="ListParagraph"/>
        <w:numPr>
          <w:ilvl w:val="0"/>
          <w:numId w:val="7"/>
        </w:numPr>
        <w:rPr/>
      </w:pPr>
      <w:r w:rsidR="7C01BEAB">
        <w:rPr/>
        <w:t>A mutex can be used to prevent the simultaneous execution of a block of code by multiple threads that are running in single or multiple processes.</w:t>
      </w:r>
    </w:p>
    <w:p w:rsidR="4977B09F" w:rsidP="1944A9E9" w:rsidRDefault="4977B09F" w14:paraId="4C965DE0" w14:textId="6976DB3D">
      <w:pPr>
        <w:pStyle w:val="ListParagraph"/>
        <w:numPr>
          <w:ilvl w:val="0"/>
          <w:numId w:val="7"/>
        </w:numPr>
        <w:rPr/>
      </w:pPr>
      <w:r w:rsidR="7C01BEAB">
        <w:rPr/>
        <w:t xml:space="preserve">Mutex is used as a synchronization primitive in situations where a resource </w:t>
      </w:r>
      <w:r w:rsidR="7C01BEAB">
        <w:rPr/>
        <w:t>has to</w:t>
      </w:r>
      <w:r w:rsidR="7C01BEAB">
        <w:rPr/>
        <w:t xml:space="preserve"> be shared by multiple threads simultaneously.</w:t>
      </w:r>
    </w:p>
    <w:p w:rsidR="4977B09F" w:rsidP="1944A9E9" w:rsidRDefault="4977B09F" w14:paraId="08E48B48" w14:textId="5F981B2E">
      <w:pPr>
        <w:pStyle w:val="ListParagraph"/>
        <w:numPr>
          <w:ilvl w:val="0"/>
          <w:numId w:val="7"/>
        </w:numPr>
        <w:rPr/>
      </w:pPr>
      <w:r w:rsidR="7C01BEAB">
        <w:rPr/>
        <w:t>A mutex has ownership. The thread which locks a Mutex must also unlock it</w:t>
      </w:r>
    </w:p>
    <w:p w:rsidR="4977B09F" w:rsidP="1944A9E9" w:rsidRDefault="4977B09F" w14:paraId="6B275A56" w14:textId="1CBE3179">
      <w:pPr>
        <w:pStyle w:val="ListParagraph"/>
        <w:numPr>
          <w:ilvl w:val="0"/>
          <w:numId w:val="7"/>
        </w:numPr>
        <w:rPr/>
      </w:pPr>
      <w:r w:rsidR="7C01BEAB">
        <w:rPr/>
        <w:t>so</w:t>
      </w:r>
      <w:r w:rsidR="7C01BEAB">
        <w:rPr/>
        <w:t xml:space="preserve"> whenever you are accessing a shared resource that time </w:t>
      </w:r>
      <w:r w:rsidR="7C01BEAB">
        <w:rPr/>
        <w:t>first</w:t>
      </w:r>
      <w:r w:rsidR="7C01BEAB">
        <w:rPr/>
        <w:t xml:space="preserve"> we lock the mutex and then access the shared resource. When we are finished with that shared resource then we unlock the Mutex.</w:t>
      </w:r>
    </w:p>
    <w:p w:rsidR="4977B09F" w:rsidP="4977B09F" w:rsidRDefault="4977B09F" w14:paraId="59945BDE" w14:textId="1401C4D8">
      <w:pPr>
        <w:pStyle w:val="Normal"/>
      </w:pPr>
      <w:r w:rsidR="7C01BEAB">
        <w:rPr/>
        <w:t xml:space="preserve">Today most major operating systems employ multitasking. Multitasking is where multiple threads can execute in parallel and thereby </w:t>
      </w:r>
      <w:r w:rsidR="7C01BEAB">
        <w:rPr/>
        <w:t>utilizing</w:t>
      </w:r>
      <w:r w:rsidR="7C01BEAB">
        <w:rPr/>
        <w:t xml:space="preserve"> the CPU in </w:t>
      </w:r>
      <w:r w:rsidR="7C01BEAB">
        <w:rPr/>
        <w:t>an optimum</w:t>
      </w:r>
      <w:r w:rsidR="7C01BEAB">
        <w:rPr/>
        <w:t xml:space="preserve"> way. Even though, multitasking is useful, if not implemented cautiously can lead to concurrency issues (Race condition), which can be </w:t>
      </w:r>
      <w:r w:rsidR="7C01BEAB">
        <w:rPr/>
        <w:t>very difficult</w:t>
      </w:r>
      <w:r w:rsidR="7C01BEAB">
        <w:rPr/>
        <w:t xml:space="preserve"> to handle.</w:t>
      </w:r>
    </w:p>
    <w:p w:rsidR="4977B09F" w:rsidP="4977B09F" w:rsidRDefault="4977B09F" w14:paraId="3BAF71BC" w14:textId="4BDEA911">
      <w:pPr>
        <w:pStyle w:val="Normal"/>
      </w:pPr>
      <w:r w:rsidR="7C01BEAB">
        <w:rPr/>
        <w:t>#include&lt;linux/mutex.h&gt;</w:t>
      </w:r>
      <w:r>
        <w:tab/>
      </w:r>
    </w:p>
    <w:p w:rsidR="4977B09F" w:rsidP="4977B09F" w:rsidRDefault="4977B09F" w14:paraId="64D13B44" w14:textId="6391C276">
      <w:pPr>
        <w:pStyle w:val="Normal"/>
      </w:pPr>
      <w:r w:rsidRPr="1944A9E9" w:rsidR="7C01BEAB">
        <w:rPr>
          <w:b w:val="1"/>
          <w:bCs w:val="1"/>
        </w:rPr>
        <w:t>Initialization</w:t>
      </w:r>
      <w:r w:rsidR="7C01BEAB">
        <w:rPr/>
        <w:t xml:space="preserve"> </w:t>
      </w:r>
    </w:p>
    <w:p w:rsidR="4977B09F" w:rsidP="1944A9E9" w:rsidRDefault="4977B09F" w14:paraId="1A9EE5FC" w14:textId="6FE966DA">
      <w:pPr>
        <w:pStyle w:val="Normal"/>
        <w:rPr>
          <w:b w:val="1"/>
          <w:bCs w:val="1"/>
        </w:rPr>
      </w:pPr>
      <w:r w:rsidRPr="1944A9E9" w:rsidR="7C01BEAB">
        <w:rPr>
          <w:b w:val="1"/>
          <w:bCs w:val="1"/>
        </w:rPr>
        <w:t xml:space="preserve">Static </w:t>
      </w:r>
      <w:r w:rsidRPr="1944A9E9" w:rsidR="30FDB55D">
        <w:rPr>
          <w:b w:val="1"/>
          <w:bCs w:val="1"/>
        </w:rPr>
        <w:t>Method:</w:t>
      </w:r>
    </w:p>
    <w:p w:rsidR="4977B09F" w:rsidP="1944A9E9" w:rsidRDefault="4977B09F" w14:paraId="5C20511C" w14:textId="49099664">
      <w:pPr>
        <w:pStyle w:val="Normal"/>
        <w:ind w:left="720"/>
      </w:pPr>
      <w:r w:rsidR="7C01BEAB">
        <w:rPr/>
        <w:t>DEFINE_</w:t>
      </w:r>
      <w:r w:rsidR="7C01BEAB">
        <w:rPr/>
        <w:t>MUTEX(</w:t>
      </w:r>
      <w:r w:rsidR="7C01BEAB">
        <w:rPr/>
        <w:t>name)</w:t>
      </w:r>
    </w:p>
    <w:p w:rsidR="4977B09F" w:rsidP="1944A9E9" w:rsidRDefault="4977B09F" w14:paraId="74053D8B" w14:textId="0B15BEFE">
      <w:pPr>
        <w:pStyle w:val="Normal"/>
        <w:rPr>
          <w:b w:val="1"/>
          <w:bCs w:val="1"/>
        </w:rPr>
      </w:pPr>
      <w:r w:rsidRPr="1944A9E9" w:rsidR="7C01BEAB">
        <w:rPr>
          <w:b w:val="1"/>
          <w:bCs w:val="1"/>
        </w:rPr>
        <w:t xml:space="preserve">Dynamic </w:t>
      </w:r>
      <w:r w:rsidRPr="1944A9E9" w:rsidR="7C4E0B5C">
        <w:rPr>
          <w:b w:val="1"/>
          <w:bCs w:val="1"/>
        </w:rPr>
        <w:t>Method:</w:t>
      </w:r>
    </w:p>
    <w:p w:rsidR="4977B09F" w:rsidP="1944A9E9" w:rsidRDefault="4977B09F" w14:paraId="46897734" w14:textId="2AF36660">
      <w:pPr>
        <w:pStyle w:val="Normal"/>
        <w:spacing w:after="0" w:afterAutospacing="off"/>
        <w:ind w:left="720"/>
      </w:pPr>
      <w:r w:rsidR="7C01BEAB">
        <w:rPr/>
        <w:t>struct mutex</w:t>
      </w:r>
      <w:r w:rsidR="7C01BEAB">
        <w:rPr/>
        <w:t xml:space="preserve"> </w:t>
      </w:r>
      <w:r w:rsidR="7C01BEAB">
        <w:rPr/>
        <w:t>etx_mute</w:t>
      </w:r>
      <w:r w:rsidR="7C01BEAB">
        <w:rPr/>
        <w:t>x</w:t>
      </w:r>
      <w:r w:rsidR="7C01BEAB">
        <w:rPr/>
        <w:t xml:space="preserve">; </w:t>
      </w:r>
    </w:p>
    <w:p w:rsidR="4977B09F" w:rsidP="1944A9E9" w:rsidRDefault="4977B09F" w14:paraId="7576A0B1" w14:textId="792CA92F">
      <w:pPr>
        <w:pStyle w:val="Normal"/>
        <w:spacing w:after="0" w:afterAutospacing="off"/>
        <w:ind w:left="720"/>
      </w:pPr>
      <w:r w:rsidR="7C01BEAB">
        <w:rPr/>
        <w:t>mutex_init</w:t>
      </w:r>
      <w:r w:rsidR="7C01BEAB">
        <w:rPr/>
        <w:t>(&amp;</w:t>
      </w:r>
      <w:r w:rsidR="7C01BEAB">
        <w:rPr/>
        <w:t>etx_mutex</w:t>
      </w:r>
      <w:r w:rsidR="7C01BEAB">
        <w:rPr/>
        <w:t>);</w:t>
      </w:r>
    </w:p>
    <w:p w:rsidR="4977B09F" w:rsidP="4977B09F" w:rsidRDefault="4977B09F" w14:paraId="33755E66" w14:textId="7FAC6ED2">
      <w:pPr>
        <w:pStyle w:val="Normal"/>
      </w:pPr>
      <w:r w:rsidR="7C01BEAB">
        <w:rPr/>
        <w:t xml:space="preserve"> </w:t>
      </w:r>
    </w:p>
    <w:p w:rsidR="4977B09F" w:rsidP="1944A9E9" w:rsidRDefault="4977B09F" w14:paraId="32F0AADF" w14:textId="617E87FF">
      <w:pPr>
        <w:pStyle w:val="Normal"/>
        <w:spacing w:after="0" w:afterAutospacing="off"/>
      </w:pPr>
      <w:r w:rsidR="7C01BEAB">
        <w:rPr/>
        <w:t xml:space="preserve">void </w:t>
      </w:r>
      <w:r w:rsidR="7C01BEAB">
        <w:rPr/>
        <w:t>mutex_lock</w:t>
      </w:r>
      <w:r w:rsidR="7C01BEAB">
        <w:rPr/>
        <w:t>(struct mutex *lock);</w:t>
      </w:r>
    </w:p>
    <w:p w:rsidR="4977B09F" w:rsidP="1944A9E9" w:rsidRDefault="4977B09F" w14:paraId="2DF17529" w14:textId="793C1638">
      <w:pPr>
        <w:pStyle w:val="Normal"/>
        <w:spacing w:after="0" w:afterAutospacing="off"/>
      </w:pPr>
      <w:r w:rsidR="7C01BEAB">
        <w:rPr/>
        <w:t>--------------------------------------</w:t>
      </w:r>
    </w:p>
    <w:p w:rsidR="4977B09F" w:rsidP="1944A9E9" w:rsidRDefault="4977B09F" w14:paraId="78AF12D2" w14:textId="334FFFA5">
      <w:pPr>
        <w:pStyle w:val="ListParagraph"/>
        <w:numPr>
          <w:ilvl w:val="0"/>
          <w:numId w:val="8"/>
        </w:numPr>
        <w:spacing w:after="0" w:afterAutospacing="off"/>
        <w:rPr/>
      </w:pPr>
      <w:r w:rsidR="7C01BEAB">
        <w:rPr/>
        <w:t xml:space="preserve">This is used to lock/acquire the mutex exclusively for the current task. If the mutex is not available, the current task will sleep until it </w:t>
      </w:r>
      <w:r w:rsidR="7C01BEAB">
        <w:rPr/>
        <w:t>acquires</w:t>
      </w:r>
      <w:r w:rsidR="7C01BEAB">
        <w:rPr/>
        <w:t xml:space="preserve"> the Mutex.</w:t>
      </w:r>
    </w:p>
    <w:p w:rsidR="4977B09F" w:rsidP="1944A9E9" w:rsidRDefault="4977B09F" w14:paraId="7E0BC61A" w14:textId="72F83D0C">
      <w:pPr>
        <w:pStyle w:val="ListParagraph"/>
        <w:numPr>
          <w:ilvl w:val="0"/>
          <w:numId w:val="8"/>
        </w:numPr>
        <w:rPr/>
      </w:pPr>
      <w:r w:rsidR="7C01BEAB">
        <w:rPr/>
        <w:t xml:space="preserve">The mutex must, </w:t>
      </w:r>
      <w:r w:rsidR="7C01BEAB">
        <w:rPr/>
        <w:t>later on</w:t>
      </w:r>
      <w:r w:rsidR="7C01BEAB">
        <w:rPr/>
        <w:t xml:space="preserve">, be released by the same task that </w:t>
      </w:r>
      <w:r w:rsidR="7C01BEAB">
        <w:rPr/>
        <w:t>acquired</w:t>
      </w:r>
      <w:r w:rsidR="7C01BEAB">
        <w:rPr/>
        <w:t xml:space="preserve"> it. Recursive locking is not allowed. The task may not </w:t>
      </w:r>
      <w:r w:rsidR="7C01BEAB">
        <w:rPr/>
        <w:t>exit</w:t>
      </w:r>
      <w:r w:rsidR="7C01BEAB">
        <w:rPr/>
        <w:t xml:space="preserve"> without first unlocking the mutex. Also, kernel memory where the mutex </w:t>
      </w:r>
      <w:r w:rsidR="7C01BEAB">
        <w:rPr/>
        <w:t>resides</w:t>
      </w:r>
      <w:r w:rsidR="7C01BEAB">
        <w:rPr/>
        <w:t xml:space="preserve"> must not be freed with the mutex still locked. The mutex must first be initialized (or statically defined) before it can be </w:t>
      </w:r>
      <w:r w:rsidR="7C01BEAB">
        <w:rPr/>
        <w:t>locke</w:t>
      </w:r>
    </w:p>
    <w:p w:rsidR="4977B09F" w:rsidP="1944A9E9" w:rsidRDefault="4977B09F" w14:paraId="1A512297" w14:textId="5D6F41FC">
      <w:pPr>
        <w:pStyle w:val="Normal"/>
        <w:spacing w:after="0" w:afterAutospacing="off"/>
      </w:pPr>
      <w:r w:rsidR="7C01BEAB">
        <w:rPr/>
        <w:t xml:space="preserve">int </w:t>
      </w:r>
      <w:r w:rsidR="7C01BEAB">
        <w:rPr/>
        <w:t>mutex_lock_interruptible</w:t>
      </w:r>
      <w:r w:rsidR="7C01BEAB">
        <w:rPr/>
        <w:t>(struct mutex *lock);</w:t>
      </w:r>
    </w:p>
    <w:p w:rsidR="4977B09F" w:rsidP="1944A9E9" w:rsidRDefault="4977B09F" w14:paraId="5EAA878D" w14:textId="2B4DDEB5">
      <w:pPr>
        <w:pStyle w:val="Normal"/>
        <w:spacing w:after="0" w:afterAutospacing="off"/>
      </w:pPr>
      <w:r w:rsidR="7C01BEAB">
        <w:rPr/>
        <w:t>-------------------------------------------------</w:t>
      </w:r>
    </w:p>
    <w:p w:rsidR="4977B09F" w:rsidP="1944A9E9" w:rsidRDefault="4977B09F" w14:paraId="08C51D2C" w14:textId="028F1179">
      <w:pPr>
        <w:pStyle w:val="ListParagraph"/>
        <w:numPr>
          <w:ilvl w:val="0"/>
          <w:numId w:val="9"/>
        </w:numPr>
        <w:spacing w:after="240" w:afterAutospacing="off"/>
        <w:rPr/>
      </w:pPr>
      <w:r w:rsidR="7C01BEAB">
        <w:rPr/>
        <w:t xml:space="preserve">Locks the mutex like </w:t>
      </w:r>
      <w:r w:rsidR="7C01BEAB">
        <w:rPr/>
        <w:t>mutex_lock</w:t>
      </w:r>
      <w:r w:rsidR="7C01BEAB">
        <w:rPr/>
        <w:t xml:space="preserve">, and returns 0 if the mutex has been acquired or sleeps until the mutex becomes available. If a signal arrives while waiting for the </w:t>
      </w:r>
      <w:r w:rsidR="7C01BEAB">
        <w:rPr/>
        <w:t>lock</w:t>
      </w:r>
      <w:r w:rsidR="7C01BEAB">
        <w:rPr/>
        <w:t xml:space="preserve"> then this function returns -EINTR.</w:t>
      </w:r>
    </w:p>
    <w:p w:rsidR="4977B09F" w:rsidP="1944A9E9" w:rsidRDefault="4977B09F" w14:paraId="0A587165" w14:textId="4DBD4B19">
      <w:pPr>
        <w:pStyle w:val="Normal"/>
        <w:spacing w:after="0" w:afterAutospacing="off"/>
      </w:pPr>
      <w:r w:rsidR="7C01BEAB">
        <w:rPr/>
        <w:t xml:space="preserve">int </w:t>
      </w:r>
      <w:r w:rsidR="7C01BEAB">
        <w:rPr/>
        <w:t>mutex_trylock</w:t>
      </w:r>
      <w:r w:rsidR="7C01BEAB">
        <w:rPr/>
        <w:t>(struct mutex *lock);</w:t>
      </w:r>
    </w:p>
    <w:p w:rsidR="4977B09F" w:rsidP="1944A9E9" w:rsidRDefault="4977B09F" w14:paraId="7162376C" w14:textId="599540FA">
      <w:pPr>
        <w:pStyle w:val="Normal"/>
        <w:spacing w:after="0" w:afterAutospacing="off"/>
      </w:pPr>
      <w:r w:rsidR="7C01BEAB">
        <w:rPr/>
        <w:t>--------------------------------------</w:t>
      </w:r>
    </w:p>
    <w:p w:rsidR="4977B09F" w:rsidP="1944A9E9" w:rsidRDefault="4977B09F" w14:paraId="55F8A1C6" w14:textId="6C51B034">
      <w:pPr>
        <w:pStyle w:val="ListParagraph"/>
        <w:numPr>
          <w:ilvl w:val="0"/>
          <w:numId w:val="10"/>
        </w:numPr>
        <w:rPr/>
      </w:pPr>
      <w:r w:rsidR="7C01BEAB">
        <w:rPr/>
        <w:t xml:space="preserve">This will try to </w:t>
      </w:r>
      <w:r w:rsidR="7C01BEAB">
        <w:rPr/>
        <w:t>acquire</w:t>
      </w:r>
      <w:r w:rsidR="7C01BEAB">
        <w:rPr/>
        <w:t xml:space="preserve"> the mutex, without waiting (will </w:t>
      </w:r>
      <w:r w:rsidR="7C01BEAB">
        <w:rPr/>
        <w:t>attempt</w:t>
      </w:r>
      <w:r w:rsidR="7C01BEAB">
        <w:rPr/>
        <w:t xml:space="preserve"> to obtain the lock, but will not sleep). Returns 1 if the mutex has been acquired successfully, and 0 on contention.</w:t>
      </w:r>
    </w:p>
    <w:p w:rsidR="4977B09F" w:rsidP="1944A9E9" w:rsidRDefault="4977B09F" w14:paraId="3B16552C" w14:textId="5C56DD39">
      <w:pPr>
        <w:pStyle w:val="Normal"/>
        <w:spacing w:after="0" w:afterAutospacing="off"/>
      </w:pPr>
      <w:r w:rsidR="7C01BEAB">
        <w:rPr/>
        <w:t xml:space="preserve">void </w:t>
      </w:r>
      <w:r w:rsidR="7C01BEAB">
        <w:rPr/>
        <w:t>mutex_unlock</w:t>
      </w:r>
      <w:r w:rsidR="7C01BEAB">
        <w:rPr/>
        <w:t>(struct mutex *lock);</w:t>
      </w:r>
    </w:p>
    <w:p w:rsidR="4977B09F" w:rsidP="1944A9E9" w:rsidRDefault="4977B09F" w14:paraId="33135816" w14:textId="43343159">
      <w:pPr>
        <w:pStyle w:val="Normal"/>
        <w:spacing w:after="0" w:afterAutospacing="off"/>
      </w:pPr>
      <w:r w:rsidR="7C01BEAB">
        <w:rPr/>
        <w:t>----------------------------------------</w:t>
      </w:r>
    </w:p>
    <w:p w:rsidR="4977B09F" w:rsidP="1944A9E9" w:rsidRDefault="4977B09F" w14:paraId="07549D73" w14:textId="1A1D846B">
      <w:pPr>
        <w:pStyle w:val="ListParagraph"/>
        <w:numPr>
          <w:ilvl w:val="0"/>
          <w:numId w:val="11"/>
        </w:numPr>
        <w:rPr/>
      </w:pPr>
      <w:r w:rsidR="7C01BEAB">
        <w:rPr/>
        <w:t>This is used to unlock/release a mutex that has been locked by a task previously.</w:t>
      </w:r>
    </w:p>
    <w:p w:rsidR="4977B09F" w:rsidP="1944A9E9" w:rsidRDefault="4977B09F" w14:paraId="4CA92B7D" w14:textId="09ECE914">
      <w:pPr>
        <w:pStyle w:val="Normal"/>
        <w:spacing w:after="0" w:afterAutospacing="off"/>
      </w:pPr>
      <w:r w:rsidR="7C01BEAB">
        <w:rPr/>
        <w:t xml:space="preserve">int </w:t>
      </w:r>
      <w:r w:rsidR="7C01BEAB">
        <w:rPr/>
        <w:t>mutex_is_locked</w:t>
      </w:r>
      <w:r w:rsidR="7C01BEAB">
        <w:rPr/>
        <w:t>(struct mutex *lock);</w:t>
      </w:r>
    </w:p>
    <w:p w:rsidR="4977B09F" w:rsidP="1944A9E9" w:rsidRDefault="4977B09F" w14:paraId="5B3CBCD7" w14:textId="45F2679C">
      <w:pPr>
        <w:pStyle w:val="Normal"/>
        <w:spacing w:after="0" w:afterAutospacing="off"/>
      </w:pPr>
      <w:r w:rsidR="7C01BEAB">
        <w:rPr/>
        <w:t>----------------------------------------</w:t>
      </w:r>
    </w:p>
    <w:p w:rsidR="4977B09F" w:rsidP="1944A9E9" w:rsidRDefault="4977B09F" w14:paraId="38DBF0C9" w14:textId="6FCC857B">
      <w:pPr>
        <w:pStyle w:val="ListParagraph"/>
        <w:numPr>
          <w:ilvl w:val="0"/>
          <w:numId w:val="12"/>
        </w:numPr>
        <w:rPr/>
      </w:pPr>
      <w:r w:rsidR="7C01BEAB">
        <w:rPr/>
        <w:t>This function is used to check whether mutex has been locked or not.</w:t>
      </w:r>
    </w:p>
    <w:p w:rsidR="4977B09F" w:rsidP="4977B09F" w:rsidRDefault="4977B09F" w14:paraId="5E94E39F" w14:textId="065ABFE1">
      <w:pPr>
        <w:pStyle w:val="Normal"/>
      </w:pPr>
      <w:r w:rsidR="7C01BEAB">
        <w:rPr/>
        <w:t>eg:</w:t>
      </w:r>
    </w:p>
    <w:p w:rsidR="4977B09F" w:rsidP="4977B09F" w:rsidRDefault="4977B09F" w14:paraId="259C3497" w14:textId="27A41A36">
      <w:pPr>
        <w:pStyle w:val="Normal"/>
      </w:pPr>
      <w:r w:rsidR="7C01BEAB">
        <w:rPr/>
        <w:t xml:space="preserve">struct mutex </w:t>
      </w:r>
      <w:r w:rsidR="7C01BEAB">
        <w:rPr/>
        <w:t>etx_mutex</w:t>
      </w:r>
      <w:r w:rsidR="7C01BEAB">
        <w:rPr/>
        <w:t>;</w:t>
      </w:r>
      <w:r w:rsidR="7C01BEAB">
        <w:rPr/>
        <w:t xml:space="preserve"> </w:t>
      </w:r>
    </w:p>
    <w:p w:rsidR="4977B09F" w:rsidP="1944A9E9" w:rsidRDefault="4977B09F" w14:paraId="425E0CC9" w14:textId="4080B086">
      <w:pPr>
        <w:pStyle w:val="Normal"/>
        <w:spacing w:after="0" w:afterAutospacing="off"/>
      </w:pPr>
      <w:r w:rsidR="7C01BEAB">
        <w:rPr/>
        <w:t>int thread_function1(void *</w:t>
      </w:r>
      <w:r w:rsidR="7C01BEAB">
        <w:rPr/>
        <w:t>pv</w:t>
      </w:r>
      <w:r w:rsidR="7C01BEAB">
        <w:rPr/>
        <w:t>)</w:t>
      </w:r>
    </w:p>
    <w:p w:rsidR="4977B09F" w:rsidP="1944A9E9" w:rsidRDefault="4977B09F" w14:paraId="5B4C2F6D" w14:textId="70E8A8D0">
      <w:pPr>
        <w:pStyle w:val="Normal"/>
        <w:spacing w:after="0" w:afterAutospacing="off"/>
      </w:pPr>
      <w:r w:rsidR="7C01BEAB">
        <w:rPr/>
        <w:t>{</w:t>
      </w:r>
    </w:p>
    <w:p w:rsidR="4977B09F" w:rsidP="1944A9E9" w:rsidRDefault="4977B09F" w14:paraId="7512C7D3" w14:textId="101CCE13">
      <w:pPr>
        <w:pStyle w:val="Normal"/>
        <w:spacing w:after="0" w:afterAutospacing="off"/>
      </w:pPr>
      <w:r w:rsidR="7C01BEAB">
        <w:rPr/>
        <w:t xml:space="preserve">  </w:t>
      </w:r>
    </w:p>
    <w:p w:rsidR="4977B09F" w:rsidP="1944A9E9" w:rsidRDefault="4977B09F" w14:paraId="73D43C2E" w14:textId="0A361F0F">
      <w:pPr>
        <w:pStyle w:val="Normal"/>
        <w:spacing w:after="0" w:afterAutospacing="off"/>
      </w:pPr>
      <w:r w:rsidR="7C01BEAB">
        <w:rPr/>
        <w:t xml:space="preserve">   {</w:t>
      </w:r>
    </w:p>
    <w:p w:rsidR="4977B09F" w:rsidP="1944A9E9" w:rsidRDefault="4977B09F" w14:paraId="5C1AE95A" w14:textId="1726F6BE">
      <w:pPr>
        <w:pStyle w:val="Normal"/>
        <w:spacing w:after="0" w:afterAutospacing="off"/>
      </w:pPr>
      <w:r w:rsidR="7C01BEAB">
        <w:rPr/>
        <w:t xml:space="preserve">        </w:t>
      </w:r>
      <w:r w:rsidR="7C01BEAB">
        <w:rPr/>
        <w:t>mutex_lock</w:t>
      </w:r>
      <w:r w:rsidR="7C01BEAB">
        <w:rPr/>
        <w:t>(&amp;</w:t>
      </w:r>
      <w:r w:rsidR="7C01BEAB">
        <w:rPr/>
        <w:t>etx_mutex</w:t>
      </w:r>
      <w:r w:rsidR="7C01BEAB">
        <w:rPr/>
        <w:t>);</w:t>
      </w:r>
    </w:p>
    <w:p w:rsidR="4977B09F" w:rsidP="1944A9E9" w:rsidRDefault="4977B09F" w14:paraId="5A2933A7" w14:textId="51FEF113">
      <w:pPr>
        <w:pStyle w:val="Normal"/>
        <w:spacing w:after="0" w:afterAutospacing="off"/>
      </w:pPr>
      <w:r w:rsidR="7C01BEAB">
        <w:rPr/>
        <w:t xml:space="preserve">        </w:t>
      </w:r>
      <w:r w:rsidR="7C01BEAB">
        <w:rPr/>
        <w:t>etx_global_variable</w:t>
      </w:r>
      <w:r w:rsidR="7C01BEAB">
        <w:rPr/>
        <w:t>++;</w:t>
      </w:r>
    </w:p>
    <w:p w:rsidR="4977B09F" w:rsidP="1944A9E9" w:rsidRDefault="4977B09F" w14:paraId="619773CA" w14:textId="5EEDB7B5">
      <w:pPr>
        <w:pStyle w:val="Normal"/>
        <w:spacing w:after="0" w:afterAutospacing="off"/>
      </w:pPr>
      <w:r w:rsidR="7C01BEAB">
        <w:rPr/>
        <w:t xml:space="preserve">        </w:t>
      </w:r>
      <w:r w:rsidR="7C01BEAB">
        <w:rPr/>
        <w:t>pr_info</w:t>
      </w:r>
      <w:r w:rsidR="7C01BEAB">
        <w:rPr/>
        <w:t xml:space="preserve">("In </w:t>
      </w:r>
      <w:r w:rsidR="7C01BEAB">
        <w:rPr/>
        <w:t>EmbeTronicX</w:t>
      </w:r>
      <w:r w:rsidR="7C01BEAB">
        <w:rPr/>
        <w:t xml:space="preserve"> Thread Function1 %</w:t>
      </w:r>
      <w:r w:rsidR="7C01BEAB">
        <w:rPr/>
        <w:t>lu</w:t>
      </w:r>
      <w:r w:rsidR="7C01BEAB">
        <w:rPr/>
        <w:t xml:space="preserve">\n", </w:t>
      </w:r>
      <w:r w:rsidR="7C01BEAB">
        <w:rPr/>
        <w:t>etx_global_variable</w:t>
      </w:r>
      <w:r w:rsidR="7C01BEAB">
        <w:rPr/>
        <w:t>);</w:t>
      </w:r>
    </w:p>
    <w:p w:rsidR="4977B09F" w:rsidP="1944A9E9" w:rsidRDefault="4977B09F" w14:paraId="05F78107" w14:textId="0526498F">
      <w:pPr>
        <w:pStyle w:val="Normal"/>
        <w:spacing w:after="0" w:afterAutospacing="off"/>
      </w:pPr>
      <w:r w:rsidR="7C01BEAB">
        <w:rPr/>
        <w:t xml:space="preserve">        </w:t>
      </w:r>
      <w:r w:rsidR="7C01BEAB">
        <w:rPr/>
        <w:t>mutex_unlock</w:t>
      </w:r>
      <w:r w:rsidR="7C01BEAB">
        <w:rPr/>
        <w:t>(&amp;</w:t>
      </w:r>
      <w:r w:rsidR="7C01BEAB">
        <w:rPr/>
        <w:t>etx_mutex</w:t>
      </w:r>
      <w:r w:rsidR="7C01BEAB">
        <w:rPr/>
        <w:t>);</w:t>
      </w:r>
    </w:p>
    <w:p w:rsidR="4977B09F" w:rsidP="1944A9E9" w:rsidRDefault="4977B09F" w14:paraId="03B0006F" w14:textId="19684E83">
      <w:pPr>
        <w:pStyle w:val="Normal"/>
        <w:spacing w:after="0" w:afterAutospacing="off"/>
      </w:pPr>
      <w:r w:rsidR="7C01BEAB">
        <w:rPr/>
        <w:t xml:space="preserve">        </w:t>
      </w:r>
      <w:r w:rsidR="7C01BEAB">
        <w:rPr/>
        <w:t>msleep</w:t>
      </w:r>
      <w:r w:rsidR="7C01BEAB">
        <w:rPr/>
        <w:t>(1000);</w:t>
      </w:r>
    </w:p>
    <w:p w:rsidR="4977B09F" w:rsidP="1944A9E9" w:rsidRDefault="4977B09F" w14:paraId="393EDAD1" w14:textId="5B3AB96D">
      <w:pPr>
        <w:pStyle w:val="Normal"/>
        <w:spacing w:after="0" w:afterAutospacing="off"/>
      </w:pPr>
      <w:r w:rsidR="7C01BEAB">
        <w:rPr/>
        <w:t xml:space="preserve">    }</w:t>
      </w:r>
    </w:p>
    <w:p w:rsidR="4977B09F" w:rsidP="1944A9E9" w:rsidRDefault="4977B09F" w14:paraId="6B7B8D58" w14:textId="07FB9389">
      <w:pPr>
        <w:pStyle w:val="Normal"/>
        <w:spacing w:after="0" w:afterAutospacing="off"/>
      </w:pPr>
      <w:r w:rsidR="7C01BEAB">
        <w:rPr/>
        <w:t xml:space="preserve">    return 0;</w:t>
      </w:r>
    </w:p>
    <w:p w:rsidR="4977B09F" w:rsidP="4977B09F" w:rsidRDefault="4977B09F" w14:paraId="1208E040" w14:textId="30D03FC7">
      <w:pPr>
        <w:pStyle w:val="Normal"/>
      </w:pPr>
      <w:r w:rsidR="7C01BEAB">
        <w:rPr/>
        <w:t>}</w:t>
      </w:r>
    </w:p>
    <w:p w:rsidR="4977B09F" w:rsidP="4977B09F" w:rsidRDefault="4977B09F" w14:paraId="293A3B8A" w14:textId="4F84A27B">
      <w:pPr>
        <w:pStyle w:val="Normal"/>
      </w:pPr>
      <w:r w:rsidR="7C01BEAB">
        <w:rPr/>
        <w:t xml:space="preserve"> </w:t>
      </w:r>
    </w:p>
    <w:p w:rsidR="4977B09F" w:rsidP="1944A9E9" w:rsidRDefault="4977B09F" w14:paraId="3C9AD671" w14:textId="54332078">
      <w:pPr>
        <w:pStyle w:val="Normal"/>
        <w:spacing w:after="0" w:afterAutospacing="off"/>
      </w:pPr>
      <w:r w:rsidR="7C01BEAB">
        <w:rPr/>
        <w:t>int thread_function2(void *</w:t>
      </w:r>
      <w:r w:rsidR="7C01BEAB">
        <w:rPr/>
        <w:t>pv</w:t>
      </w:r>
      <w:r w:rsidR="7C01BEAB">
        <w:rPr/>
        <w:t>)</w:t>
      </w:r>
    </w:p>
    <w:p w:rsidR="4977B09F" w:rsidP="1944A9E9" w:rsidRDefault="4977B09F" w14:paraId="1BE74853" w14:textId="283BC1B5">
      <w:pPr>
        <w:pStyle w:val="Normal"/>
        <w:spacing w:after="0" w:afterAutospacing="off"/>
      </w:pPr>
      <w:r w:rsidR="7C01BEAB">
        <w:rPr/>
        <w:t xml:space="preserve">{ </w:t>
      </w:r>
    </w:p>
    <w:p w:rsidR="4977B09F" w:rsidP="1944A9E9" w:rsidRDefault="4977B09F" w14:paraId="1D474FA5" w14:textId="6B7E7E23">
      <w:pPr>
        <w:pStyle w:val="Normal"/>
        <w:spacing w:after="0" w:afterAutospacing="off"/>
      </w:pPr>
      <w:r w:rsidR="054F56BD">
        <w:rPr/>
        <w:t xml:space="preserve">  </w:t>
      </w:r>
      <w:r w:rsidR="7C01BEAB">
        <w:rPr/>
        <w:t>{</w:t>
      </w:r>
    </w:p>
    <w:p w:rsidR="4977B09F" w:rsidP="1944A9E9" w:rsidRDefault="4977B09F" w14:paraId="7E597BBE" w14:textId="360A9337">
      <w:pPr>
        <w:pStyle w:val="Normal"/>
        <w:spacing w:after="0" w:afterAutospacing="off"/>
      </w:pPr>
      <w:r w:rsidR="7C01BEAB">
        <w:rPr/>
        <w:t xml:space="preserve">        </w:t>
      </w:r>
      <w:r w:rsidR="7C01BEAB">
        <w:rPr/>
        <w:t>mutex_lock</w:t>
      </w:r>
      <w:r w:rsidR="7C01BEAB">
        <w:rPr/>
        <w:t>(&amp;</w:t>
      </w:r>
      <w:r w:rsidR="7C01BEAB">
        <w:rPr/>
        <w:t>etx_mutex</w:t>
      </w:r>
      <w:r w:rsidR="7C01BEAB">
        <w:rPr/>
        <w:t>);</w:t>
      </w:r>
    </w:p>
    <w:p w:rsidR="4977B09F" w:rsidP="1944A9E9" w:rsidRDefault="4977B09F" w14:paraId="67F2F341" w14:textId="5DE97F07">
      <w:pPr>
        <w:pStyle w:val="Normal"/>
        <w:spacing w:after="0" w:afterAutospacing="off"/>
      </w:pPr>
      <w:r w:rsidR="7C01BEAB">
        <w:rPr/>
        <w:t xml:space="preserve">        </w:t>
      </w:r>
      <w:r w:rsidR="7C01BEAB">
        <w:rPr/>
        <w:t>etx_global_variable</w:t>
      </w:r>
      <w:r w:rsidR="7C01BEAB">
        <w:rPr/>
        <w:t>++;</w:t>
      </w:r>
    </w:p>
    <w:p w:rsidR="4977B09F" w:rsidP="1944A9E9" w:rsidRDefault="4977B09F" w14:paraId="44311C29" w14:textId="6CAEBB73">
      <w:pPr>
        <w:pStyle w:val="Normal"/>
        <w:spacing w:after="0" w:afterAutospacing="off"/>
      </w:pPr>
      <w:r w:rsidR="7C01BEAB">
        <w:rPr/>
        <w:t xml:space="preserve">        </w:t>
      </w:r>
      <w:r w:rsidR="7C01BEAB">
        <w:rPr/>
        <w:t>pr_info</w:t>
      </w:r>
      <w:r w:rsidR="7C01BEAB">
        <w:rPr/>
        <w:t xml:space="preserve">("In </w:t>
      </w:r>
      <w:r w:rsidR="7C01BEAB">
        <w:rPr/>
        <w:t>EmbeTronicX</w:t>
      </w:r>
      <w:r w:rsidR="7C01BEAB">
        <w:rPr/>
        <w:t xml:space="preserve"> Thread Function2 %</w:t>
      </w:r>
      <w:r w:rsidR="7C01BEAB">
        <w:rPr/>
        <w:t>lu</w:t>
      </w:r>
      <w:r w:rsidR="7C01BEAB">
        <w:rPr/>
        <w:t xml:space="preserve">\n", </w:t>
      </w:r>
      <w:r w:rsidR="7C01BEAB">
        <w:rPr/>
        <w:t>etx_global_variable</w:t>
      </w:r>
      <w:r w:rsidR="7C01BEAB">
        <w:rPr/>
        <w:t>);</w:t>
      </w:r>
    </w:p>
    <w:p w:rsidR="4977B09F" w:rsidP="1944A9E9" w:rsidRDefault="4977B09F" w14:paraId="455A4261" w14:textId="4A70CD86">
      <w:pPr>
        <w:pStyle w:val="Normal"/>
        <w:spacing w:after="0" w:afterAutospacing="off"/>
      </w:pPr>
      <w:r w:rsidR="7C01BEAB">
        <w:rPr/>
        <w:t xml:space="preserve">        </w:t>
      </w:r>
      <w:r w:rsidR="7C01BEAB">
        <w:rPr/>
        <w:t>mutex_unlock</w:t>
      </w:r>
      <w:r w:rsidR="7C01BEAB">
        <w:rPr/>
        <w:t>(&amp;</w:t>
      </w:r>
      <w:r w:rsidR="7C01BEAB">
        <w:rPr/>
        <w:t>etx_mutex</w:t>
      </w:r>
      <w:r w:rsidR="7C01BEAB">
        <w:rPr/>
        <w:t>);</w:t>
      </w:r>
    </w:p>
    <w:p w:rsidR="4977B09F" w:rsidP="1944A9E9" w:rsidRDefault="4977B09F" w14:paraId="514A3A26" w14:textId="189BEDE1">
      <w:pPr>
        <w:pStyle w:val="Normal"/>
        <w:spacing w:after="0" w:afterAutospacing="off"/>
      </w:pPr>
      <w:r w:rsidR="7C01BEAB">
        <w:rPr/>
        <w:t xml:space="preserve">        </w:t>
      </w:r>
      <w:r w:rsidR="7C01BEAB">
        <w:rPr/>
        <w:t>msleep</w:t>
      </w:r>
      <w:r w:rsidR="7C01BEAB">
        <w:rPr/>
        <w:t>(1000);</w:t>
      </w:r>
    </w:p>
    <w:p w:rsidR="4977B09F" w:rsidP="1944A9E9" w:rsidRDefault="4977B09F" w14:paraId="7F4EDCF5" w14:textId="7EF0633A">
      <w:pPr>
        <w:pStyle w:val="Normal"/>
        <w:spacing w:after="0" w:afterAutospacing="off"/>
      </w:pPr>
      <w:r w:rsidR="7C01BEAB">
        <w:rPr/>
        <w:t xml:space="preserve">    }</w:t>
      </w:r>
    </w:p>
    <w:p w:rsidR="4977B09F" w:rsidP="1944A9E9" w:rsidRDefault="4977B09F" w14:paraId="6D283FC6" w14:textId="04108B87">
      <w:pPr>
        <w:pStyle w:val="Normal"/>
        <w:spacing w:after="0" w:afterAutospacing="off"/>
      </w:pPr>
      <w:r w:rsidR="7C01BEAB">
        <w:rPr/>
        <w:t xml:space="preserve">    return 0;</w:t>
      </w:r>
    </w:p>
    <w:p w:rsidR="4977B09F" w:rsidP="4977B09F" w:rsidRDefault="4977B09F" w14:paraId="42AB97CF" w14:textId="7F0A22A8">
      <w:pPr>
        <w:pStyle w:val="Normal"/>
      </w:pPr>
      <w:r w:rsidR="7C01BEAB">
        <w:rPr/>
        <w:t>}</w:t>
      </w:r>
    </w:p>
    <w:p w:rsidR="4977B09F" w:rsidP="4977B09F" w:rsidRDefault="4977B09F" w14:paraId="797375FB" w14:textId="2BF6EE46">
      <w:pPr>
        <w:pStyle w:val="Normal"/>
      </w:pPr>
      <w:r w:rsidR="7C01BEAB">
        <w:rPr/>
        <w:t xml:space="preserve"> </w:t>
      </w:r>
      <w:r w:rsidR="7C01BEAB">
        <w:rPr/>
        <w:t xml:space="preserve"> </w:t>
      </w:r>
    </w:p>
    <w:p w:rsidR="4977B09F" w:rsidP="1944A9E9" w:rsidRDefault="4977B09F" w14:paraId="688F085B" w14:textId="4DEF076F">
      <w:pPr>
        <w:pStyle w:val="Normal"/>
        <w:rPr>
          <w:b w:val="1"/>
          <w:bCs w:val="1"/>
          <w:u w:val="single"/>
        </w:rPr>
      </w:pPr>
      <w:r w:rsidRPr="1944A9E9" w:rsidR="7C01BEAB">
        <w:rPr>
          <w:b w:val="1"/>
          <w:bCs w:val="1"/>
          <w:u w:val="single"/>
        </w:rPr>
        <w:t>SpinLock</w:t>
      </w:r>
    </w:p>
    <w:p w:rsidR="4977B09F" w:rsidP="1944A9E9" w:rsidRDefault="4977B09F" w14:paraId="5957C0CF" w14:textId="6A037FB4">
      <w:pPr>
        <w:pStyle w:val="ListParagraph"/>
        <w:numPr>
          <w:ilvl w:val="0"/>
          <w:numId w:val="13"/>
        </w:numPr>
        <w:rPr/>
      </w:pPr>
      <w:r w:rsidR="7C01BEAB">
        <w:rPr/>
        <w:t xml:space="preserve">In the Mutex concept, when the thread is trying to lock or </w:t>
      </w:r>
      <w:r w:rsidR="7C01BEAB">
        <w:rPr/>
        <w:t>acquire</w:t>
      </w:r>
      <w:r w:rsidR="7C01BEAB">
        <w:rPr/>
        <w:t xml:space="preserve"> the Mutex which is not available then that thread will go to sleep until that Mutex is available. Whereas in Spinlock it is different. The spinlock is </w:t>
      </w:r>
      <w:r w:rsidR="7C01BEAB">
        <w:rPr/>
        <w:t>a very simple</w:t>
      </w:r>
      <w:r w:rsidR="7C01BEAB">
        <w:rPr/>
        <w:t xml:space="preserve"> single-holder lock. If a process </w:t>
      </w:r>
      <w:r w:rsidR="7C01BEAB">
        <w:rPr/>
        <w:t>attempts</w:t>
      </w:r>
      <w:r w:rsidR="7C01BEAB">
        <w:rPr/>
        <w:t xml:space="preserve"> to </w:t>
      </w:r>
      <w:r w:rsidR="7C01BEAB">
        <w:rPr/>
        <w:t>acquire</w:t>
      </w:r>
      <w:r w:rsidR="7C01BEAB">
        <w:rPr/>
        <w:t xml:space="preserve"> a spinlock and it is unavailable, the process will keep trying (spinning) until it can </w:t>
      </w:r>
      <w:r w:rsidR="7C01BEAB">
        <w:rPr/>
        <w:t>acquire</w:t>
      </w:r>
      <w:r w:rsidR="7C01BEAB">
        <w:rPr/>
        <w:t xml:space="preserve"> the lock. This simplicity creates a small and fast lock.</w:t>
      </w:r>
    </w:p>
    <w:p w:rsidR="4977B09F" w:rsidP="1944A9E9" w:rsidRDefault="4977B09F" w14:paraId="123D9E9B" w14:textId="15C9B59C">
      <w:pPr>
        <w:pStyle w:val="ListParagraph"/>
        <w:numPr>
          <w:ilvl w:val="0"/>
          <w:numId w:val="13"/>
        </w:numPr>
        <w:rPr/>
      </w:pPr>
      <w:r w:rsidR="7C01BEAB">
        <w:rPr/>
        <w:t xml:space="preserve">If the kernel is running on a uniprocessor and CONFIG_SMP, CONFIG_PREEMPT </w:t>
      </w:r>
      <w:r w:rsidR="7C01BEAB">
        <w:rPr/>
        <w:t>aren’t</w:t>
      </w:r>
      <w:r w:rsidR="7C01BEAB">
        <w:rPr/>
        <w:t xml:space="preserve"> enabled while compiling the kernel then spinlock will not be available. Because there is no reason to have a lock when no one else can run at the same time.</w:t>
      </w:r>
    </w:p>
    <w:p w:rsidR="4977B09F" w:rsidP="1944A9E9" w:rsidRDefault="4977B09F" w14:paraId="6721A74E" w14:textId="4C077A43">
      <w:pPr>
        <w:pStyle w:val="ListParagraph"/>
        <w:numPr>
          <w:ilvl w:val="0"/>
          <w:numId w:val="13"/>
        </w:numPr>
        <w:rPr/>
      </w:pPr>
      <w:r w:rsidR="7C01BEAB">
        <w:rPr/>
        <w:t xml:space="preserve">But if you have disabled CONFIG_SMP and </w:t>
      </w:r>
      <w:r w:rsidR="7C01BEAB">
        <w:rPr/>
        <w:t>enabled  CONFIG</w:t>
      </w:r>
      <w:r w:rsidR="7C01BEAB">
        <w:rPr/>
        <w:t xml:space="preserve">_PREEMPT then spinlock will simply disable </w:t>
      </w:r>
      <w:r w:rsidR="7C01BEAB">
        <w:rPr/>
        <w:t>preemption</w:t>
      </w:r>
      <w:r w:rsidR="7C01BEAB">
        <w:rPr/>
        <w:t>, which is sufficient to prevent any races.</w:t>
      </w:r>
    </w:p>
    <w:p w:rsidR="4977B09F" w:rsidP="4977B09F" w:rsidRDefault="4977B09F" w14:paraId="2B95BFAF" w14:textId="4783550D">
      <w:pPr>
        <w:pStyle w:val="Normal"/>
      </w:pPr>
      <w:r w:rsidR="7C01BEAB">
        <w:rPr/>
        <w:t xml:space="preserve"> </w:t>
      </w:r>
    </w:p>
    <w:p w:rsidR="4977B09F" w:rsidP="1944A9E9" w:rsidRDefault="4977B09F" w14:paraId="77ED08B6" w14:textId="32EDD6D6">
      <w:pPr>
        <w:pStyle w:val="Normal"/>
        <w:rPr>
          <w:b w:val="1"/>
          <w:bCs w:val="1"/>
        </w:rPr>
      </w:pPr>
      <w:r w:rsidRPr="1944A9E9" w:rsidR="7C01BEAB">
        <w:rPr>
          <w:b w:val="1"/>
          <w:bCs w:val="1"/>
        </w:rPr>
        <w:t>Initialize</w:t>
      </w:r>
    </w:p>
    <w:p w:rsidR="4977B09F" w:rsidP="1944A9E9" w:rsidRDefault="4977B09F" w14:paraId="35799C16" w14:textId="660C1E4B">
      <w:pPr>
        <w:pStyle w:val="Normal"/>
        <w:rPr>
          <w:b w:val="1"/>
          <w:bCs w:val="1"/>
        </w:rPr>
      </w:pPr>
      <w:r w:rsidRPr="1944A9E9" w:rsidR="7C01BEAB">
        <w:rPr>
          <w:b w:val="1"/>
          <w:bCs w:val="1"/>
        </w:rPr>
        <w:t>Static Method</w:t>
      </w:r>
      <w:r w:rsidRPr="1944A9E9" w:rsidR="6D28A9FB">
        <w:rPr>
          <w:b w:val="1"/>
          <w:bCs w:val="1"/>
        </w:rPr>
        <w:t>:</w:t>
      </w:r>
    </w:p>
    <w:p w:rsidR="4977B09F" w:rsidP="1944A9E9" w:rsidRDefault="4977B09F" w14:paraId="213A4F1A" w14:textId="1EBFFE48">
      <w:pPr>
        <w:pStyle w:val="Normal"/>
        <w:spacing w:after="120" w:afterAutospacing="off"/>
      </w:pPr>
      <w:r w:rsidR="7C01BEAB">
        <w:rPr/>
        <w:t>DEFINE_</w:t>
      </w:r>
      <w:r w:rsidR="7C01BEAB">
        <w:rPr/>
        <w:t>SPINLOCK(</w:t>
      </w:r>
      <w:r w:rsidR="7C01BEAB">
        <w:rPr/>
        <w:t>etx_spinlock</w:t>
      </w:r>
      <w:r w:rsidR="7C01BEAB">
        <w:rPr/>
        <w:t>);</w:t>
      </w:r>
    </w:p>
    <w:p w:rsidR="4977B09F" w:rsidP="4977B09F" w:rsidRDefault="4977B09F" w14:paraId="5937CCC9" w14:textId="6C3E9855">
      <w:pPr>
        <w:pStyle w:val="Normal"/>
      </w:pPr>
      <w:r w:rsidR="7C01BEAB">
        <w:rPr/>
        <w:t xml:space="preserve">The macro given above will create a </w:t>
      </w:r>
      <w:r w:rsidR="7C01BEAB">
        <w:rPr/>
        <w:t>spinlock_t</w:t>
      </w:r>
      <w:r w:rsidR="7C01BEAB">
        <w:rPr/>
        <w:t xml:space="preserve"> variable in the name of </w:t>
      </w:r>
      <w:r w:rsidR="7C01BEAB">
        <w:rPr/>
        <w:t>etx_spinlock</w:t>
      </w:r>
      <w:r w:rsidR="7C01BEAB">
        <w:rPr/>
        <w:t xml:space="preserve"> and initialize to </w:t>
      </w:r>
      <w:r w:rsidR="5DFC6B3A">
        <w:rPr/>
        <w:t xml:space="preserve">     </w:t>
      </w:r>
      <w:r>
        <w:br/>
      </w:r>
      <w:r w:rsidR="4926F85A">
        <w:rPr/>
        <w:t xml:space="preserve">               </w:t>
      </w:r>
      <w:r w:rsidR="7C01BEAB">
        <w:rPr/>
        <w:t xml:space="preserve">UNLOCKED STATE. </w:t>
      </w:r>
    </w:p>
    <w:p w:rsidR="4977B09F" w:rsidP="1944A9E9" w:rsidRDefault="4977B09F" w14:paraId="1D84F7D7" w14:textId="606FF2A0">
      <w:pPr>
        <w:pStyle w:val="Normal"/>
        <w:rPr>
          <w:b w:val="1"/>
          <w:bCs w:val="1"/>
        </w:rPr>
      </w:pPr>
      <w:r w:rsidRPr="1944A9E9" w:rsidR="7C01BEAB">
        <w:rPr>
          <w:b w:val="1"/>
          <w:bCs w:val="1"/>
        </w:rPr>
        <w:t>Dynamic Method</w:t>
      </w:r>
      <w:r w:rsidRPr="1944A9E9" w:rsidR="77BCDA52">
        <w:rPr>
          <w:b w:val="1"/>
          <w:bCs w:val="1"/>
        </w:rPr>
        <w:t>:</w:t>
      </w:r>
    </w:p>
    <w:p w:rsidR="4977B09F" w:rsidP="1944A9E9" w:rsidRDefault="4977B09F" w14:paraId="5097EC9A" w14:textId="5D0D6134">
      <w:pPr>
        <w:pStyle w:val="Normal"/>
        <w:spacing w:after="0" w:afterAutospacing="off"/>
      </w:pPr>
      <w:r w:rsidR="7C01BEAB">
        <w:rPr/>
        <w:t xml:space="preserve">spinlock_t </w:t>
      </w:r>
      <w:r w:rsidR="7C01BEAB">
        <w:rPr/>
        <w:t>etx_spinlock</w:t>
      </w:r>
      <w:r w:rsidR="7C01BEAB">
        <w:rPr/>
        <w:t>;</w:t>
      </w:r>
    </w:p>
    <w:p w:rsidR="4977B09F" w:rsidP="1944A9E9" w:rsidRDefault="4977B09F" w14:paraId="2796C3D4" w14:textId="21449AD1">
      <w:pPr>
        <w:pStyle w:val="Normal"/>
        <w:spacing w:after="0" w:afterAutospacing="off"/>
      </w:pPr>
      <w:r w:rsidR="7C01BEAB">
        <w:rPr/>
        <w:t>spin_lock_init(&amp;</w:t>
      </w:r>
      <w:r w:rsidR="7C01BEAB">
        <w:rPr/>
        <w:t>etx_spinlock</w:t>
      </w:r>
      <w:r w:rsidR="7C01BEAB">
        <w:rPr/>
        <w:t>);</w:t>
      </w:r>
    </w:p>
    <w:p w:rsidR="4977B09F" w:rsidP="4977B09F" w:rsidRDefault="4977B09F" w14:paraId="74FA27FA" w14:textId="0D0B6CD4">
      <w:pPr>
        <w:pStyle w:val="Normal"/>
      </w:pPr>
      <w:r w:rsidR="7C01BEAB">
        <w:rPr/>
        <w:t xml:space="preserve"> </w:t>
      </w:r>
    </w:p>
    <w:p w:rsidR="4977B09F" w:rsidP="1944A9E9" w:rsidRDefault="4977B09F" w14:paraId="36EE79C1" w14:textId="76390F63">
      <w:pPr>
        <w:pStyle w:val="Normal"/>
        <w:rPr>
          <w:b w:val="1"/>
          <w:bCs w:val="1"/>
        </w:rPr>
      </w:pPr>
      <w:r w:rsidRPr="1944A9E9" w:rsidR="7C01BEAB">
        <w:rPr>
          <w:b w:val="1"/>
          <w:bCs w:val="1"/>
        </w:rPr>
        <w:t>between Kernel Threads</w:t>
      </w:r>
    </w:p>
    <w:p w:rsidR="4977B09F" w:rsidP="1944A9E9" w:rsidRDefault="4977B09F" w14:paraId="32762438" w14:textId="2B1F1561">
      <w:pPr>
        <w:pStyle w:val="Normal"/>
        <w:spacing w:after="0" w:afterAutospacing="off"/>
      </w:pPr>
      <w:r w:rsidR="7C01BEAB">
        <w:rPr/>
        <w:t>spin_lock(</w:t>
      </w:r>
      <w:r w:rsidR="7C01BEAB">
        <w:rPr/>
        <w:t>spinlock_t</w:t>
      </w:r>
      <w:r w:rsidR="7C01BEAB">
        <w:rPr/>
        <w:t xml:space="preserve"> *lock) //This will take the lock if it is free, otherwise, </w:t>
      </w:r>
      <w:r w:rsidR="7C01BEAB">
        <w:rPr/>
        <w:t>it’ll</w:t>
      </w:r>
      <w:r w:rsidR="7C01BEAB">
        <w:rPr/>
        <w:t xml:space="preserve"> spin until that lock is free (</w:t>
      </w:r>
    </w:p>
    <w:p w:rsidR="4977B09F" w:rsidP="1944A9E9" w:rsidRDefault="4977B09F" w14:paraId="483B70CA" w14:textId="52DA2DD0">
      <w:pPr>
        <w:pStyle w:val="Normal"/>
        <w:spacing w:after="0" w:afterAutospacing="off"/>
      </w:pPr>
      <w:r w:rsidR="7C01BEAB">
        <w:rPr/>
        <w:t>spin_trylock(</w:t>
      </w:r>
      <w:r w:rsidR="7C01BEAB">
        <w:rPr/>
        <w:t>spinlock_t</w:t>
      </w:r>
      <w:r w:rsidR="7C01BEAB">
        <w:rPr/>
        <w:t xml:space="preserve"> *lock) </w:t>
      </w:r>
    </w:p>
    <w:p w:rsidR="4977B09F" w:rsidP="1944A9E9" w:rsidRDefault="4977B09F" w14:paraId="4204D3E2" w14:textId="56421DA8">
      <w:pPr>
        <w:pStyle w:val="Normal"/>
        <w:spacing w:after="0" w:afterAutospacing="off"/>
      </w:pPr>
      <w:r w:rsidR="7C01BEAB">
        <w:rPr/>
        <w:t xml:space="preserve">//Locks the spinlock if it is not already locked. If unable to obtain the lock it exits with an error and does not </w:t>
      </w:r>
      <w:r>
        <w:br/>
      </w:r>
      <w:r w:rsidR="0BD9CD7C">
        <w:rPr/>
        <w:t xml:space="preserve">               </w:t>
      </w:r>
      <w:r w:rsidR="7C01BEAB">
        <w:rPr/>
        <w:t>spin.</w:t>
      </w:r>
    </w:p>
    <w:p w:rsidR="4977B09F" w:rsidP="1944A9E9" w:rsidRDefault="4977B09F" w14:paraId="10342C63" w14:textId="6389F988">
      <w:pPr>
        <w:pStyle w:val="Normal"/>
        <w:spacing w:after="0" w:afterAutospacing="off"/>
      </w:pPr>
      <w:r w:rsidR="7C01BEAB">
        <w:rPr/>
        <w:t>spin_unlock(</w:t>
      </w:r>
      <w:r w:rsidR="7C01BEAB">
        <w:rPr/>
        <w:t>spinlock_t</w:t>
      </w:r>
      <w:r w:rsidR="7C01BEAB">
        <w:rPr/>
        <w:t xml:space="preserve"> *lock)</w:t>
      </w:r>
    </w:p>
    <w:p w:rsidR="4977B09F" w:rsidP="1944A9E9" w:rsidRDefault="4977B09F" w14:paraId="77E204B6" w14:textId="08058AEA">
      <w:pPr>
        <w:pStyle w:val="Normal"/>
        <w:spacing w:after="0" w:afterAutospacing="off"/>
      </w:pPr>
      <w:r w:rsidR="7C01BEAB">
        <w:rPr/>
        <w:t>//It does the reverse of the lock. It will unlock which is locked by the above call.</w:t>
      </w:r>
    </w:p>
    <w:p w:rsidR="4977B09F" w:rsidP="1944A9E9" w:rsidRDefault="4977B09F" w14:paraId="4D2937E6" w14:textId="575CEAF4">
      <w:pPr>
        <w:pStyle w:val="Normal"/>
        <w:spacing w:after="0" w:afterAutospacing="off"/>
      </w:pPr>
      <w:r w:rsidR="7C01BEAB">
        <w:rPr/>
        <w:t>spin_is_locked(</w:t>
      </w:r>
      <w:r w:rsidR="7C01BEAB">
        <w:rPr/>
        <w:t>spinlock_t</w:t>
      </w:r>
      <w:r w:rsidR="7C01BEAB">
        <w:rPr/>
        <w:t xml:space="preserve"> *lock)</w:t>
      </w:r>
    </w:p>
    <w:p w:rsidR="4977B09F" w:rsidP="1944A9E9" w:rsidRDefault="4977B09F" w14:paraId="67B54C3E" w14:textId="7BEF1335">
      <w:pPr>
        <w:pStyle w:val="Normal"/>
        <w:spacing w:after="0" w:afterAutospacing="off"/>
      </w:pPr>
      <w:r w:rsidR="7C01BEAB">
        <w:rPr/>
        <w:t>//This is used to check whether the lock is available or not.</w:t>
      </w:r>
    </w:p>
    <w:p w:rsidR="4977B09F" w:rsidP="4977B09F" w:rsidRDefault="4977B09F" w14:paraId="4949612B" w14:textId="6C339F19">
      <w:pPr>
        <w:pStyle w:val="Normal"/>
      </w:pPr>
    </w:p>
    <w:p w:rsidR="4977B09F" w:rsidP="4977B09F" w:rsidRDefault="4977B09F" w14:paraId="06A67036" w14:textId="426F01E0">
      <w:pPr>
        <w:pStyle w:val="Normal"/>
      </w:pPr>
    </w:p>
    <w:p w:rsidR="4977B09F" w:rsidP="4977B09F" w:rsidRDefault="4977B09F" w14:paraId="3ABBBDCC" w14:textId="1DF7EE39">
      <w:pPr>
        <w:pStyle w:val="Normal"/>
      </w:pPr>
      <w:r w:rsidR="7C01BEAB">
        <w:rPr/>
        <w:t>eg:</w:t>
      </w:r>
    </w:p>
    <w:p w:rsidR="4977B09F" w:rsidP="1944A9E9" w:rsidRDefault="4977B09F" w14:paraId="33A15E57" w14:textId="6BF6AD3E">
      <w:pPr>
        <w:pStyle w:val="Normal"/>
        <w:spacing w:after="0" w:afterAutospacing="off"/>
      </w:pPr>
      <w:r w:rsidR="7C01BEAB">
        <w:rPr/>
        <w:t>int thread_function1(void *</w:t>
      </w:r>
      <w:r w:rsidR="7C01BEAB">
        <w:rPr/>
        <w:t>pv</w:t>
      </w:r>
      <w:r w:rsidR="7C01BEAB">
        <w:rPr/>
        <w:t>)</w:t>
      </w:r>
    </w:p>
    <w:p w:rsidR="4977B09F" w:rsidP="1944A9E9" w:rsidRDefault="4977B09F" w14:paraId="5D94815A" w14:textId="496D7713">
      <w:pPr>
        <w:pStyle w:val="Normal"/>
        <w:spacing w:after="0" w:afterAutospacing="off"/>
      </w:pPr>
      <w:r w:rsidR="7C01BEAB">
        <w:rPr/>
        <w:t>{</w:t>
      </w:r>
    </w:p>
    <w:p w:rsidR="4977B09F" w:rsidP="1944A9E9" w:rsidRDefault="4977B09F" w14:paraId="2C81B07F" w14:textId="4ADB631B">
      <w:pPr>
        <w:pStyle w:val="Normal"/>
        <w:spacing w:after="0" w:afterAutospacing="off"/>
      </w:pPr>
      <w:r w:rsidR="7C01BEAB">
        <w:rPr/>
        <w:t xml:space="preserve">     {</w:t>
      </w:r>
    </w:p>
    <w:p w:rsidR="4977B09F" w:rsidP="1944A9E9" w:rsidRDefault="4977B09F" w14:paraId="12933EE8" w14:textId="5178B892">
      <w:pPr>
        <w:pStyle w:val="Normal"/>
        <w:spacing w:after="0" w:afterAutospacing="off"/>
      </w:pPr>
      <w:r w:rsidR="7C01BEAB">
        <w:rPr/>
        <w:t xml:space="preserve">        </w:t>
      </w:r>
      <w:r w:rsidR="7C01BEAB">
        <w:rPr/>
        <w:t>spin_lock</w:t>
      </w:r>
      <w:r w:rsidR="7C01BEAB">
        <w:rPr/>
        <w:t>(&amp;</w:t>
      </w:r>
      <w:r w:rsidR="7C01BEAB">
        <w:rPr/>
        <w:t>etx_spinlock</w:t>
      </w:r>
      <w:r w:rsidR="7C01BEAB">
        <w:rPr/>
        <w:t>);</w:t>
      </w:r>
    </w:p>
    <w:p w:rsidR="4977B09F" w:rsidP="1944A9E9" w:rsidRDefault="4977B09F" w14:paraId="62A00B05" w14:textId="7A825235">
      <w:pPr>
        <w:pStyle w:val="Normal"/>
        <w:spacing w:after="0" w:afterAutospacing="off"/>
      </w:pPr>
      <w:r w:rsidR="7C01BEAB">
        <w:rPr/>
        <w:t xml:space="preserve">        </w:t>
      </w:r>
      <w:r w:rsidR="7C01BEAB">
        <w:rPr/>
        <w:t>etx_global_variable</w:t>
      </w:r>
      <w:r w:rsidR="7C01BEAB">
        <w:rPr/>
        <w:t>++;</w:t>
      </w:r>
    </w:p>
    <w:p w:rsidR="4977B09F" w:rsidP="1944A9E9" w:rsidRDefault="4977B09F" w14:paraId="50D210DC" w14:textId="45BB4C83">
      <w:pPr>
        <w:pStyle w:val="Normal"/>
        <w:spacing w:after="0" w:afterAutospacing="off"/>
      </w:pPr>
      <w:r w:rsidR="7C01BEAB">
        <w:rPr/>
        <w:t xml:space="preserve">        </w:t>
      </w:r>
      <w:r w:rsidR="7C01BEAB">
        <w:rPr/>
        <w:t>printk</w:t>
      </w:r>
      <w:r w:rsidR="7C01BEAB">
        <w:rPr/>
        <w:t xml:space="preserve">(KERN_INFO "In </w:t>
      </w:r>
      <w:r w:rsidR="7C01BEAB">
        <w:rPr/>
        <w:t>EmbeTronicX</w:t>
      </w:r>
      <w:r w:rsidR="7C01BEAB">
        <w:rPr/>
        <w:t xml:space="preserve"> Thread Function1 %</w:t>
      </w:r>
      <w:r w:rsidR="7C01BEAB">
        <w:rPr/>
        <w:t>lu</w:t>
      </w:r>
      <w:r w:rsidR="7C01BEAB">
        <w:rPr/>
        <w:t xml:space="preserve">\n", </w:t>
      </w:r>
      <w:r w:rsidR="7C01BEAB">
        <w:rPr/>
        <w:t>etx_global_variable</w:t>
      </w:r>
      <w:r w:rsidR="7C01BEAB">
        <w:rPr/>
        <w:t>);</w:t>
      </w:r>
    </w:p>
    <w:p w:rsidR="4977B09F" w:rsidP="1944A9E9" w:rsidRDefault="4977B09F" w14:paraId="39147AB9" w14:textId="195451E4">
      <w:pPr>
        <w:pStyle w:val="Normal"/>
        <w:spacing w:after="0" w:afterAutospacing="off"/>
      </w:pPr>
      <w:r w:rsidR="7C01BEAB">
        <w:rPr/>
        <w:t xml:space="preserve">        </w:t>
      </w:r>
      <w:r w:rsidR="7C01BEAB">
        <w:rPr/>
        <w:t>spin_unlock</w:t>
      </w:r>
      <w:r w:rsidR="7C01BEAB">
        <w:rPr/>
        <w:t>(&amp;</w:t>
      </w:r>
      <w:r w:rsidR="7C01BEAB">
        <w:rPr/>
        <w:t>etx_spinlock</w:t>
      </w:r>
      <w:r w:rsidR="7C01BEAB">
        <w:rPr/>
        <w:t>);</w:t>
      </w:r>
    </w:p>
    <w:p w:rsidR="4977B09F" w:rsidP="1944A9E9" w:rsidRDefault="4977B09F" w14:paraId="3754CD04" w14:textId="38769C99">
      <w:pPr>
        <w:pStyle w:val="Normal"/>
        <w:spacing w:after="0" w:afterAutospacing="off"/>
      </w:pPr>
      <w:r w:rsidR="7C01BEAB">
        <w:rPr/>
        <w:t xml:space="preserve">        </w:t>
      </w:r>
      <w:r w:rsidR="7C01BEAB">
        <w:rPr/>
        <w:t>msleep</w:t>
      </w:r>
      <w:r w:rsidR="7C01BEAB">
        <w:rPr/>
        <w:t>(1000);</w:t>
      </w:r>
    </w:p>
    <w:p w:rsidR="4977B09F" w:rsidP="1944A9E9" w:rsidRDefault="4977B09F" w14:paraId="6F40EF0F" w14:textId="0F930D7E">
      <w:pPr>
        <w:pStyle w:val="Normal"/>
        <w:spacing w:after="0" w:afterAutospacing="off"/>
      </w:pPr>
      <w:r w:rsidR="7C01BEAB">
        <w:rPr/>
        <w:t xml:space="preserve">    }</w:t>
      </w:r>
    </w:p>
    <w:p w:rsidR="4977B09F" w:rsidP="1944A9E9" w:rsidRDefault="4977B09F" w14:paraId="218097C3" w14:textId="48D61B4C">
      <w:pPr>
        <w:pStyle w:val="Normal"/>
        <w:spacing w:after="0" w:afterAutospacing="off"/>
      </w:pPr>
      <w:r w:rsidR="7C01BEAB">
        <w:rPr/>
        <w:t xml:space="preserve">    return 0;</w:t>
      </w:r>
    </w:p>
    <w:p w:rsidR="4977B09F" w:rsidP="4977B09F" w:rsidRDefault="4977B09F" w14:paraId="6ACB0465" w14:textId="2F419CEB">
      <w:pPr>
        <w:pStyle w:val="Normal"/>
      </w:pPr>
      <w:r w:rsidR="7C01BEAB">
        <w:rPr/>
        <w:t>}</w:t>
      </w:r>
    </w:p>
    <w:p w:rsidR="4977B09F" w:rsidP="1944A9E9" w:rsidRDefault="4977B09F" w14:paraId="4B535E58" w14:textId="23641983">
      <w:pPr>
        <w:pStyle w:val="Normal"/>
        <w:spacing w:after="0" w:afterAutospacing="off"/>
      </w:pPr>
      <w:r w:rsidR="7C01BEAB">
        <w:rPr/>
        <w:t>int thread_function2(void *</w:t>
      </w:r>
      <w:r w:rsidR="7C01BEAB">
        <w:rPr/>
        <w:t>pv</w:t>
      </w:r>
      <w:r w:rsidR="7C01BEAB">
        <w:rPr/>
        <w:t>)</w:t>
      </w:r>
    </w:p>
    <w:p w:rsidR="4977B09F" w:rsidP="1944A9E9" w:rsidRDefault="4977B09F" w14:paraId="3D98C890" w14:textId="1C2430C4">
      <w:pPr>
        <w:pStyle w:val="Normal"/>
        <w:spacing w:after="0" w:afterAutospacing="off"/>
      </w:pPr>
      <w:r w:rsidR="7C01BEAB">
        <w:rPr/>
        <w:t xml:space="preserve">{   </w:t>
      </w:r>
    </w:p>
    <w:p w:rsidR="4977B09F" w:rsidP="1944A9E9" w:rsidRDefault="4977B09F" w14:paraId="67289251" w14:textId="6D92FEB7">
      <w:pPr>
        <w:pStyle w:val="Normal"/>
        <w:spacing w:after="0" w:afterAutospacing="off"/>
      </w:pPr>
      <w:r w:rsidR="7C01BEAB">
        <w:rPr/>
        <w:t xml:space="preserve">    {</w:t>
      </w:r>
    </w:p>
    <w:p w:rsidR="4977B09F" w:rsidP="1944A9E9" w:rsidRDefault="4977B09F" w14:paraId="7203E4A6" w14:textId="5CDAF341">
      <w:pPr>
        <w:pStyle w:val="Normal"/>
        <w:spacing w:after="0" w:afterAutospacing="off"/>
      </w:pPr>
      <w:r w:rsidR="7C01BEAB">
        <w:rPr/>
        <w:t xml:space="preserve">        </w:t>
      </w:r>
      <w:r w:rsidR="7C01BEAB">
        <w:rPr/>
        <w:t>spin_lock</w:t>
      </w:r>
      <w:r w:rsidR="7C01BEAB">
        <w:rPr/>
        <w:t>(&amp;</w:t>
      </w:r>
      <w:r w:rsidR="7C01BEAB">
        <w:rPr/>
        <w:t>etx_spinlock</w:t>
      </w:r>
      <w:r w:rsidR="7C01BEAB">
        <w:rPr/>
        <w:t>);</w:t>
      </w:r>
    </w:p>
    <w:p w:rsidR="4977B09F" w:rsidP="1944A9E9" w:rsidRDefault="4977B09F" w14:paraId="1002E969" w14:textId="3AC48872">
      <w:pPr>
        <w:pStyle w:val="Normal"/>
        <w:spacing w:after="0" w:afterAutospacing="off"/>
      </w:pPr>
      <w:r w:rsidR="7C01BEAB">
        <w:rPr/>
        <w:t xml:space="preserve">        </w:t>
      </w:r>
      <w:r w:rsidR="7C01BEAB">
        <w:rPr/>
        <w:t>etx_global_variable</w:t>
      </w:r>
      <w:r w:rsidR="7C01BEAB">
        <w:rPr/>
        <w:t>++;</w:t>
      </w:r>
    </w:p>
    <w:p w:rsidR="4977B09F" w:rsidP="1944A9E9" w:rsidRDefault="4977B09F" w14:paraId="32CCB0DE" w14:textId="11367DDF">
      <w:pPr>
        <w:pStyle w:val="Normal"/>
        <w:spacing w:after="0" w:afterAutospacing="off"/>
      </w:pPr>
      <w:r w:rsidR="7C01BEAB">
        <w:rPr/>
        <w:t xml:space="preserve">        </w:t>
      </w:r>
      <w:r w:rsidR="7C01BEAB">
        <w:rPr/>
        <w:t>printk</w:t>
      </w:r>
      <w:r w:rsidR="7C01BEAB">
        <w:rPr/>
        <w:t xml:space="preserve">(KERN_INFO "In </w:t>
      </w:r>
      <w:r w:rsidR="7C01BEAB">
        <w:rPr/>
        <w:t>EmbeTronicX</w:t>
      </w:r>
      <w:r w:rsidR="7C01BEAB">
        <w:rPr/>
        <w:t xml:space="preserve"> Thread Function2 %</w:t>
      </w:r>
      <w:r w:rsidR="7C01BEAB">
        <w:rPr/>
        <w:t>lu</w:t>
      </w:r>
      <w:r w:rsidR="7C01BEAB">
        <w:rPr/>
        <w:t xml:space="preserve">\n", </w:t>
      </w:r>
      <w:r w:rsidR="7C01BEAB">
        <w:rPr/>
        <w:t>etx_global_variable</w:t>
      </w:r>
      <w:r w:rsidR="7C01BEAB">
        <w:rPr/>
        <w:t>);</w:t>
      </w:r>
    </w:p>
    <w:p w:rsidR="4977B09F" w:rsidP="1944A9E9" w:rsidRDefault="4977B09F" w14:paraId="05F3B0D0" w14:textId="3022AFBB">
      <w:pPr>
        <w:pStyle w:val="Normal"/>
        <w:spacing w:after="0" w:afterAutospacing="off"/>
      </w:pPr>
      <w:r w:rsidR="7C01BEAB">
        <w:rPr/>
        <w:t xml:space="preserve">        </w:t>
      </w:r>
      <w:r w:rsidR="7C01BEAB">
        <w:rPr/>
        <w:t>spin_unlock</w:t>
      </w:r>
      <w:r w:rsidR="7C01BEAB">
        <w:rPr/>
        <w:t>(&amp;</w:t>
      </w:r>
      <w:r w:rsidR="7C01BEAB">
        <w:rPr/>
        <w:t>etx_spinlock</w:t>
      </w:r>
      <w:r w:rsidR="7C01BEAB">
        <w:rPr/>
        <w:t>);</w:t>
      </w:r>
    </w:p>
    <w:p w:rsidR="4977B09F" w:rsidP="1944A9E9" w:rsidRDefault="4977B09F" w14:paraId="1A1A9295" w14:textId="3E4FE4D9">
      <w:pPr>
        <w:pStyle w:val="Normal"/>
        <w:spacing w:after="0" w:afterAutospacing="off"/>
      </w:pPr>
      <w:r w:rsidR="7C01BEAB">
        <w:rPr/>
        <w:t xml:space="preserve">        </w:t>
      </w:r>
      <w:r w:rsidR="7C01BEAB">
        <w:rPr/>
        <w:t>msleep</w:t>
      </w:r>
      <w:r w:rsidR="7C01BEAB">
        <w:rPr/>
        <w:t>(1000);</w:t>
      </w:r>
    </w:p>
    <w:p w:rsidR="4977B09F" w:rsidP="1944A9E9" w:rsidRDefault="4977B09F" w14:paraId="5A07F054" w14:textId="49979EF2">
      <w:pPr>
        <w:pStyle w:val="Normal"/>
        <w:spacing w:after="0" w:afterAutospacing="off"/>
      </w:pPr>
      <w:r w:rsidR="7C01BEAB">
        <w:rPr/>
        <w:t xml:space="preserve">    }</w:t>
      </w:r>
    </w:p>
    <w:p w:rsidR="4977B09F" w:rsidP="1944A9E9" w:rsidRDefault="4977B09F" w14:paraId="2E094F77" w14:textId="10C9FF99">
      <w:pPr>
        <w:pStyle w:val="Normal"/>
        <w:spacing w:after="0" w:afterAutospacing="off"/>
      </w:pPr>
      <w:r w:rsidR="7C01BEAB">
        <w:rPr/>
        <w:t xml:space="preserve">    return 0;</w:t>
      </w:r>
    </w:p>
    <w:p w:rsidR="4977B09F" w:rsidP="4977B09F" w:rsidRDefault="4977B09F" w14:paraId="1A71685D" w14:textId="5D89E8B6">
      <w:pPr>
        <w:pStyle w:val="Normal"/>
      </w:pPr>
      <w:r w:rsidR="7C01BEAB">
        <w:rPr/>
        <w:t>}</w:t>
      </w:r>
      <w:r>
        <w:tab/>
      </w:r>
    </w:p>
    <w:p w:rsidR="4977B09F" w:rsidP="4977B09F" w:rsidRDefault="4977B09F" w14:paraId="0917AC9C" w14:textId="0B3B9512">
      <w:pPr>
        <w:pStyle w:val="Normal"/>
      </w:pPr>
      <w:r w:rsidR="7C01BEAB">
        <w:rPr/>
        <w:t xml:space="preserve"> </w:t>
      </w:r>
    </w:p>
    <w:p w:rsidR="4977B09F" w:rsidP="1944A9E9" w:rsidRDefault="4977B09F" w14:paraId="5390A3BD" w14:textId="5B0C2019">
      <w:pPr>
        <w:pStyle w:val="Normal"/>
        <w:rPr>
          <w:b w:val="1"/>
          <w:bCs w:val="1"/>
        </w:rPr>
      </w:pPr>
      <w:r w:rsidRPr="1944A9E9" w:rsidR="7C01BEAB">
        <w:rPr>
          <w:b w:val="1"/>
          <w:bCs w:val="1"/>
        </w:rPr>
        <w:t>Locking between interrupts</w:t>
      </w:r>
    </w:p>
    <w:p w:rsidR="4977B09F" w:rsidP="4977B09F" w:rsidRDefault="4977B09F" w14:paraId="443F53C4" w14:textId="160E5C77">
      <w:pPr>
        <w:pStyle w:val="Normal"/>
      </w:pPr>
      <w:r w:rsidR="7C01BEAB">
        <w:rPr/>
        <w:t>same as above</w:t>
      </w:r>
    </w:p>
    <w:p w:rsidR="4977B09F" w:rsidP="4977B09F" w:rsidRDefault="4977B09F" w14:paraId="6C68D621" w14:textId="6772270A">
      <w:pPr>
        <w:pStyle w:val="Normal"/>
      </w:pPr>
      <w:r w:rsidR="7C01BEAB">
        <w:rPr/>
        <w:t xml:space="preserve"> </w:t>
      </w:r>
    </w:p>
    <w:p w:rsidR="4977B09F" w:rsidP="1944A9E9" w:rsidRDefault="4977B09F" w14:paraId="0F2078F8" w14:textId="127BE3FA">
      <w:pPr>
        <w:pStyle w:val="Normal"/>
        <w:rPr>
          <w:b w:val="1"/>
          <w:bCs w:val="1"/>
        </w:rPr>
      </w:pPr>
      <w:r w:rsidRPr="1944A9E9" w:rsidR="7C01BEAB">
        <w:rPr>
          <w:b w:val="1"/>
          <w:bCs w:val="1"/>
        </w:rPr>
        <w:t>Locking between threads and interrupts</w:t>
      </w:r>
    </w:p>
    <w:p w:rsidR="4977B09F" w:rsidP="1944A9E9" w:rsidRDefault="4977B09F" w14:paraId="59531937" w14:textId="4A78E120">
      <w:pPr>
        <w:pStyle w:val="Normal"/>
        <w:spacing w:after="0" w:afterAutospacing="off"/>
      </w:pPr>
      <w:r w:rsidR="7C01BEAB">
        <w:rPr/>
        <w:t>spin_lock_bh</w:t>
      </w:r>
      <w:r w:rsidR="7C01BEAB">
        <w:rPr/>
        <w:t>(</w:t>
      </w:r>
      <w:r w:rsidR="7C01BEAB">
        <w:rPr/>
        <w:t>spinlock_t</w:t>
      </w:r>
      <w:r w:rsidR="7C01BEAB">
        <w:rPr/>
        <w:t xml:space="preserve"> *lock)</w:t>
      </w:r>
    </w:p>
    <w:p w:rsidR="4977B09F" w:rsidP="1944A9E9" w:rsidRDefault="4977B09F" w14:paraId="3B0F5051" w14:textId="04E7958F">
      <w:pPr>
        <w:pStyle w:val="Normal"/>
        <w:spacing w:after="0" w:afterAutospacing="off"/>
      </w:pPr>
      <w:r w:rsidR="7C01BEAB">
        <w:rPr/>
        <w:t>-------------------------------</w:t>
      </w:r>
    </w:p>
    <w:p w:rsidR="4977B09F" w:rsidP="1944A9E9" w:rsidRDefault="4977B09F" w14:paraId="441B684E" w14:textId="5FBF87A5">
      <w:pPr>
        <w:pStyle w:val="ListParagraph"/>
        <w:numPr>
          <w:ilvl w:val="0"/>
          <w:numId w:val="14"/>
        </w:numPr>
        <w:rPr/>
      </w:pPr>
      <w:r w:rsidR="7C01BEAB">
        <w:rPr/>
        <w:t xml:space="preserve">It disables soft interrupts on that CPU, then grabs the lock. This has the effect of preventing </w:t>
      </w:r>
      <w:r w:rsidR="7C01BEAB">
        <w:rPr/>
        <w:t>softirqs</w:t>
      </w:r>
      <w:r w:rsidR="7C01BEAB">
        <w:rPr/>
        <w:t xml:space="preserve">, </w:t>
      </w:r>
      <w:r w:rsidR="7C01BEAB">
        <w:rPr/>
        <w:t>tasklets</w:t>
      </w:r>
      <w:r w:rsidR="7C01BEAB">
        <w:rPr/>
        <w:t>, and bottom halves from running on the local CPU. Here the suffix ‘_</w:t>
      </w:r>
      <w:r w:rsidR="7C01BEAB">
        <w:rPr/>
        <w:t>bh</w:t>
      </w:r>
      <w:r w:rsidR="7C01BEAB">
        <w:rPr/>
        <w:t xml:space="preserve">‘ refers to “Bottom </w:t>
      </w:r>
      <w:r w:rsidR="7C01BEAB">
        <w:rPr/>
        <w:t>Halves“</w:t>
      </w:r>
      <w:r w:rsidR="7C01BEAB">
        <w:rPr/>
        <w:t>.</w:t>
      </w:r>
    </w:p>
    <w:p w:rsidR="4977B09F" w:rsidP="4977B09F" w:rsidRDefault="4977B09F" w14:paraId="65165310" w14:textId="0ED1BBB8">
      <w:pPr>
        <w:pStyle w:val="Normal"/>
      </w:pPr>
      <w:r w:rsidR="7C01BEAB">
        <w:rPr/>
        <w:t xml:space="preserve"> </w:t>
      </w:r>
    </w:p>
    <w:p w:rsidR="4977B09F" w:rsidP="1944A9E9" w:rsidRDefault="4977B09F" w14:paraId="215197D3" w14:textId="215D3FEF">
      <w:pPr>
        <w:pStyle w:val="Normal"/>
        <w:spacing w:after="0" w:afterAutospacing="off"/>
      </w:pPr>
      <w:r w:rsidR="7C01BEAB">
        <w:rPr/>
        <w:t>spin_unlock_bh</w:t>
      </w:r>
      <w:r w:rsidR="7C01BEAB">
        <w:rPr/>
        <w:t>(</w:t>
      </w:r>
      <w:r w:rsidR="7C01BEAB">
        <w:rPr/>
        <w:t>spinlock_t</w:t>
      </w:r>
      <w:r w:rsidR="7C01BEAB">
        <w:rPr/>
        <w:t xml:space="preserve"> *lock)</w:t>
      </w:r>
    </w:p>
    <w:p w:rsidR="4977B09F" w:rsidP="1944A9E9" w:rsidRDefault="4977B09F" w14:paraId="321EB4C3" w14:textId="5B2BF3D8">
      <w:pPr>
        <w:pStyle w:val="Normal"/>
        <w:spacing w:after="0" w:afterAutospacing="off"/>
      </w:pPr>
      <w:r w:rsidR="7C01BEAB">
        <w:rPr/>
        <w:t>------------------------------</w:t>
      </w:r>
    </w:p>
    <w:p w:rsidR="4977B09F" w:rsidP="1944A9E9" w:rsidRDefault="4977B09F" w14:paraId="5542177C" w14:textId="63A96850">
      <w:pPr>
        <w:pStyle w:val="ListParagraph"/>
        <w:numPr>
          <w:ilvl w:val="0"/>
          <w:numId w:val="15"/>
        </w:numPr>
        <w:rPr/>
      </w:pPr>
      <w:r w:rsidR="7C01BEAB">
        <w:rPr/>
        <w:t>It will release the lock and re-enables the soft interrupts which are disabled by the above call</w:t>
      </w:r>
    </w:p>
    <w:p w:rsidR="4977B09F" w:rsidP="4977B09F" w:rsidRDefault="4977B09F" w14:paraId="3E4D6373" w14:textId="46F31661">
      <w:pPr>
        <w:pStyle w:val="Normal"/>
      </w:pPr>
    </w:p>
    <w:p w:rsidR="4977B09F" w:rsidP="1944A9E9" w:rsidRDefault="4977B09F" w14:paraId="4A7AD730" w14:textId="4C995D83">
      <w:pPr>
        <w:pStyle w:val="Normal"/>
        <w:spacing w:after="0" w:afterAutospacing="off"/>
      </w:pPr>
      <w:r w:rsidR="7C01BEAB">
        <w:rPr/>
        <w:t xml:space="preserve">int </w:t>
      </w:r>
      <w:r w:rsidR="7C01BEAB">
        <w:rPr/>
        <w:t>thread_function</w:t>
      </w:r>
      <w:r w:rsidR="7C01BEAB">
        <w:rPr/>
        <w:t>(void *</w:t>
      </w:r>
      <w:r w:rsidR="7C01BEAB">
        <w:rPr/>
        <w:t>pv</w:t>
      </w:r>
      <w:r w:rsidR="7C01BEAB">
        <w:rPr/>
        <w:t>)</w:t>
      </w:r>
    </w:p>
    <w:p w:rsidR="4977B09F" w:rsidP="1944A9E9" w:rsidRDefault="4977B09F" w14:paraId="7C18EB9A" w14:textId="5FA3908E">
      <w:pPr>
        <w:pStyle w:val="Normal"/>
        <w:spacing w:after="0" w:afterAutospacing="off"/>
      </w:pPr>
      <w:r w:rsidR="7C01BEAB">
        <w:rPr/>
        <w:t>{</w:t>
      </w:r>
    </w:p>
    <w:p w:rsidR="4977B09F" w:rsidP="1944A9E9" w:rsidRDefault="4977B09F" w14:paraId="4BF7C494" w14:textId="0786F911">
      <w:pPr>
        <w:pStyle w:val="Normal"/>
        <w:spacing w:after="0" w:afterAutospacing="off"/>
      </w:pPr>
      <w:r w:rsidR="7C01BEAB">
        <w:rPr/>
        <w:t xml:space="preserve">   {</w:t>
      </w:r>
    </w:p>
    <w:p w:rsidR="4977B09F" w:rsidP="1944A9E9" w:rsidRDefault="4977B09F" w14:paraId="07839AC6" w14:textId="21BA0A10">
      <w:pPr>
        <w:pStyle w:val="Normal"/>
        <w:spacing w:after="0" w:afterAutospacing="off"/>
      </w:pPr>
      <w:r w:rsidR="7C01BEAB">
        <w:rPr/>
        <w:t xml:space="preserve">        </w:t>
      </w:r>
      <w:r w:rsidR="7C01BEAB">
        <w:rPr/>
        <w:t>spin_lock_bh</w:t>
      </w:r>
      <w:r w:rsidR="7C01BEAB">
        <w:rPr/>
        <w:t>(&amp;</w:t>
      </w:r>
      <w:r w:rsidR="7C01BEAB">
        <w:rPr/>
        <w:t>etx_spinlock</w:t>
      </w:r>
      <w:r w:rsidR="7C01BEAB">
        <w:rPr/>
        <w:t>);</w:t>
      </w:r>
    </w:p>
    <w:p w:rsidR="4977B09F" w:rsidP="1944A9E9" w:rsidRDefault="4977B09F" w14:paraId="2412A32F" w14:textId="3488F790">
      <w:pPr>
        <w:pStyle w:val="Normal"/>
        <w:spacing w:after="0" w:afterAutospacing="off"/>
      </w:pPr>
      <w:r w:rsidR="7C01BEAB">
        <w:rPr/>
        <w:t xml:space="preserve">        </w:t>
      </w:r>
      <w:r w:rsidR="7C01BEAB">
        <w:rPr/>
        <w:t>etx_global_variable</w:t>
      </w:r>
      <w:r w:rsidR="7C01BEAB">
        <w:rPr/>
        <w:t>++;</w:t>
      </w:r>
    </w:p>
    <w:p w:rsidR="4977B09F" w:rsidP="1944A9E9" w:rsidRDefault="4977B09F" w14:paraId="29BF3585" w14:textId="52F3F0E7">
      <w:pPr>
        <w:pStyle w:val="Normal"/>
        <w:spacing w:after="0" w:afterAutospacing="off"/>
      </w:pPr>
      <w:r w:rsidR="7C01BEAB">
        <w:rPr/>
        <w:t xml:space="preserve">        </w:t>
      </w:r>
      <w:r w:rsidR="7C01BEAB">
        <w:rPr/>
        <w:t>printk</w:t>
      </w:r>
      <w:r w:rsidR="7C01BEAB">
        <w:rPr/>
        <w:t xml:space="preserve">(KERN_INFO "In </w:t>
      </w:r>
      <w:r w:rsidR="7C01BEAB">
        <w:rPr/>
        <w:t>EmbeTronicX</w:t>
      </w:r>
      <w:r w:rsidR="7C01BEAB">
        <w:rPr/>
        <w:t xml:space="preserve"> Thread Function %</w:t>
      </w:r>
      <w:r w:rsidR="7C01BEAB">
        <w:rPr/>
        <w:t>lu</w:t>
      </w:r>
      <w:r w:rsidR="7C01BEAB">
        <w:rPr/>
        <w:t xml:space="preserve">\n", </w:t>
      </w:r>
      <w:r w:rsidR="7C01BEAB">
        <w:rPr/>
        <w:t>etx_global_variable</w:t>
      </w:r>
      <w:r w:rsidR="7C01BEAB">
        <w:rPr/>
        <w:t>);</w:t>
      </w:r>
    </w:p>
    <w:p w:rsidR="4977B09F" w:rsidP="1944A9E9" w:rsidRDefault="4977B09F" w14:paraId="0E7A07DF" w14:textId="4A992C21">
      <w:pPr>
        <w:pStyle w:val="Normal"/>
        <w:spacing w:after="0" w:afterAutospacing="off"/>
      </w:pPr>
      <w:r w:rsidR="7C01BEAB">
        <w:rPr/>
        <w:t xml:space="preserve">        </w:t>
      </w:r>
      <w:r w:rsidR="7C01BEAB">
        <w:rPr/>
        <w:t>spin_unlock_bh</w:t>
      </w:r>
      <w:r w:rsidR="7C01BEAB">
        <w:rPr/>
        <w:t>(&amp;</w:t>
      </w:r>
      <w:r w:rsidR="7C01BEAB">
        <w:rPr/>
        <w:t>etx_spinlock</w:t>
      </w:r>
      <w:r w:rsidR="7C01BEAB">
        <w:rPr/>
        <w:t>);</w:t>
      </w:r>
    </w:p>
    <w:p w:rsidR="4977B09F" w:rsidP="1944A9E9" w:rsidRDefault="4977B09F" w14:paraId="417F74DF" w14:textId="48D6704A">
      <w:pPr>
        <w:pStyle w:val="Normal"/>
        <w:spacing w:after="0" w:afterAutospacing="off"/>
      </w:pPr>
      <w:r w:rsidR="7C01BEAB">
        <w:rPr/>
        <w:t xml:space="preserve">        </w:t>
      </w:r>
      <w:r w:rsidR="7C01BEAB">
        <w:rPr/>
        <w:t>msleep</w:t>
      </w:r>
      <w:r w:rsidR="7C01BEAB">
        <w:rPr/>
        <w:t>(1000);</w:t>
      </w:r>
    </w:p>
    <w:p w:rsidR="4977B09F" w:rsidP="1944A9E9" w:rsidRDefault="4977B09F" w14:paraId="38A3BD96" w14:textId="2D0E1A14">
      <w:pPr>
        <w:pStyle w:val="Normal"/>
        <w:spacing w:after="0" w:afterAutospacing="off"/>
      </w:pPr>
      <w:r w:rsidR="7C01BEAB">
        <w:rPr/>
        <w:t xml:space="preserve">    }</w:t>
      </w:r>
    </w:p>
    <w:p w:rsidR="4977B09F" w:rsidP="1944A9E9" w:rsidRDefault="4977B09F" w14:paraId="6C061C4F" w14:textId="4B7DFF03">
      <w:pPr>
        <w:pStyle w:val="Normal"/>
        <w:spacing w:after="0" w:afterAutospacing="off"/>
      </w:pPr>
      <w:r w:rsidR="7C01BEAB">
        <w:rPr/>
        <w:t xml:space="preserve">    return 0;</w:t>
      </w:r>
    </w:p>
    <w:p w:rsidR="4977B09F" w:rsidP="4977B09F" w:rsidRDefault="4977B09F" w14:paraId="707A1753" w14:textId="70D10257">
      <w:pPr>
        <w:pStyle w:val="Normal"/>
      </w:pPr>
      <w:r w:rsidR="7C01BEAB">
        <w:rPr/>
        <w:t>}</w:t>
      </w:r>
    </w:p>
    <w:p w:rsidR="4977B09F" w:rsidP="4977B09F" w:rsidRDefault="4977B09F" w14:paraId="46FCB286" w14:textId="7B255EFA">
      <w:pPr>
        <w:pStyle w:val="Normal"/>
      </w:pPr>
      <w:r w:rsidR="7C01BEAB">
        <w:rPr/>
        <w:t>/*Tasklet Function*/</w:t>
      </w:r>
    </w:p>
    <w:p w:rsidR="4977B09F" w:rsidP="1944A9E9" w:rsidRDefault="4977B09F" w14:paraId="3020B113" w14:textId="51366643">
      <w:pPr>
        <w:pStyle w:val="Normal"/>
        <w:spacing w:after="0" w:afterAutospacing="off"/>
      </w:pPr>
      <w:r w:rsidR="7C01BEAB">
        <w:rPr/>
        <w:t xml:space="preserve">void </w:t>
      </w:r>
      <w:r w:rsidR="7C01BEAB">
        <w:rPr/>
        <w:t>tasklet_fn</w:t>
      </w:r>
      <w:r w:rsidR="7C01BEAB">
        <w:rPr/>
        <w:t xml:space="preserve">(unsigned long </w:t>
      </w:r>
      <w:r w:rsidR="7C01BEAB">
        <w:rPr/>
        <w:t>arg</w:t>
      </w:r>
      <w:r w:rsidR="7C01BEAB">
        <w:rPr/>
        <w:t>)</w:t>
      </w:r>
    </w:p>
    <w:p w:rsidR="4977B09F" w:rsidP="1944A9E9" w:rsidRDefault="4977B09F" w14:paraId="343D4339" w14:textId="5B524214">
      <w:pPr>
        <w:pStyle w:val="Normal"/>
        <w:spacing w:after="0" w:afterAutospacing="off"/>
      </w:pPr>
      <w:r w:rsidR="7C01BEAB">
        <w:rPr/>
        <w:t>{</w:t>
      </w:r>
    </w:p>
    <w:p w:rsidR="4977B09F" w:rsidP="1944A9E9" w:rsidRDefault="4977B09F" w14:paraId="0788EC57" w14:textId="670B9F56">
      <w:pPr>
        <w:pStyle w:val="Normal"/>
        <w:spacing w:after="0" w:afterAutospacing="off"/>
      </w:pPr>
      <w:r w:rsidR="7C01BEAB">
        <w:rPr/>
        <w:t xml:space="preserve">        </w:t>
      </w:r>
      <w:r w:rsidR="7C01BEAB">
        <w:rPr/>
        <w:t>spin_lock_bh</w:t>
      </w:r>
      <w:r w:rsidR="7C01BEAB">
        <w:rPr/>
        <w:t>(&amp;</w:t>
      </w:r>
      <w:r w:rsidR="7C01BEAB">
        <w:rPr/>
        <w:t>etx_spinlock</w:t>
      </w:r>
      <w:r w:rsidR="7C01BEAB">
        <w:rPr/>
        <w:t>);</w:t>
      </w:r>
    </w:p>
    <w:p w:rsidR="4977B09F" w:rsidP="1944A9E9" w:rsidRDefault="4977B09F" w14:paraId="1E8B3BEA" w14:textId="56534CF1">
      <w:pPr>
        <w:pStyle w:val="Normal"/>
        <w:spacing w:after="0" w:afterAutospacing="off"/>
      </w:pPr>
      <w:r w:rsidR="7C01BEAB">
        <w:rPr/>
        <w:t xml:space="preserve">        </w:t>
      </w:r>
      <w:r w:rsidR="7C01BEAB">
        <w:rPr/>
        <w:t>etx_global_variable</w:t>
      </w:r>
      <w:r w:rsidR="7C01BEAB">
        <w:rPr/>
        <w:t>++;</w:t>
      </w:r>
    </w:p>
    <w:p w:rsidR="4977B09F" w:rsidP="1944A9E9" w:rsidRDefault="4977B09F" w14:paraId="3FB18A8A" w14:textId="6BAB83BE">
      <w:pPr>
        <w:pStyle w:val="Normal"/>
        <w:spacing w:after="0" w:afterAutospacing="off"/>
      </w:pPr>
      <w:r w:rsidR="7C01BEAB">
        <w:rPr/>
        <w:t xml:space="preserve">        </w:t>
      </w:r>
      <w:r w:rsidR="7C01BEAB">
        <w:rPr/>
        <w:t>printk</w:t>
      </w:r>
      <w:r w:rsidR="7C01BEAB">
        <w:rPr/>
        <w:t xml:space="preserve">(KERN_INFO "Executing </w:t>
      </w:r>
      <w:r w:rsidR="7C01BEAB">
        <w:rPr/>
        <w:t>Tasklet</w:t>
      </w:r>
      <w:r w:rsidR="7C01BEAB">
        <w:rPr/>
        <w:t xml:space="preserve"> </w:t>
      </w:r>
      <w:r w:rsidR="7C01BEAB">
        <w:rPr/>
        <w:t>Function :</w:t>
      </w:r>
      <w:r w:rsidR="7C01BEAB">
        <w:rPr/>
        <w:t xml:space="preserve"> %</w:t>
      </w:r>
      <w:r w:rsidR="7C01BEAB">
        <w:rPr/>
        <w:t>lu</w:t>
      </w:r>
      <w:r w:rsidR="7C01BEAB">
        <w:rPr/>
        <w:t xml:space="preserve">\n", </w:t>
      </w:r>
      <w:r w:rsidR="7C01BEAB">
        <w:rPr/>
        <w:t>etx_global_variable</w:t>
      </w:r>
      <w:r w:rsidR="7C01BEAB">
        <w:rPr/>
        <w:t>);</w:t>
      </w:r>
    </w:p>
    <w:p w:rsidR="4977B09F" w:rsidP="1944A9E9" w:rsidRDefault="4977B09F" w14:paraId="2262ACB9" w14:textId="73027B81">
      <w:pPr>
        <w:pStyle w:val="Normal"/>
        <w:spacing w:after="0" w:afterAutospacing="off"/>
      </w:pPr>
      <w:r w:rsidR="7C01BEAB">
        <w:rPr/>
        <w:t xml:space="preserve">        </w:t>
      </w:r>
      <w:r w:rsidR="7C01BEAB">
        <w:rPr/>
        <w:t>spin_unlock_bh</w:t>
      </w:r>
      <w:r w:rsidR="7C01BEAB">
        <w:rPr/>
        <w:t>(&amp;</w:t>
      </w:r>
      <w:r w:rsidR="7C01BEAB">
        <w:rPr/>
        <w:t>etx_spinlock</w:t>
      </w:r>
      <w:r w:rsidR="7C01BEAB">
        <w:rPr/>
        <w:t>);</w:t>
      </w:r>
    </w:p>
    <w:p w:rsidR="4977B09F" w:rsidP="4977B09F" w:rsidRDefault="4977B09F" w14:paraId="32EECA24" w14:textId="3AE9FCD6">
      <w:pPr>
        <w:pStyle w:val="Normal"/>
      </w:pPr>
      <w:r w:rsidR="7C01BEAB">
        <w:rPr/>
        <w:t>}</w:t>
      </w:r>
    </w:p>
    <w:p w:rsidR="4977B09F" w:rsidP="4977B09F" w:rsidRDefault="4977B09F" w14:paraId="248660ED" w14:textId="2A9DC7B7">
      <w:pPr>
        <w:pStyle w:val="Normal"/>
      </w:pPr>
      <w:r w:rsidR="7C01BEAB">
        <w:rPr/>
        <w:t xml:space="preserve"> </w:t>
      </w:r>
    </w:p>
    <w:p w:rsidR="4977B09F" w:rsidP="1944A9E9" w:rsidRDefault="4977B09F" w14:paraId="517E78A4" w14:textId="3441CAAF">
      <w:pPr>
        <w:pStyle w:val="Normal"/>
        <w:rPr>
          <w:b w:val="1"/>
          <w:bCs w:val="1"/>
        </w:rPr>
      </w:pPr>
      <w:r w:rsidRPr="1944A9E9" w:rsidR="7C01BEAB">
        <w:rPr>
          <w:b w:val="1"/>
          <w:bCs w:val="1"/>
        </w:rPr>
        <w:t>Locking between Hard IRQ and Bottom Halves</w:t>
      </w:r>
    </w:p>
    <w:p w:rsidR="4977B09F" w:rsidP="1944A9E9" w:rsidRDefault="4977B09F" w14:paraId="77FDABA1" w14:textId="716C07D4">
      <w:pPr>
        <w:pStyle w:val="Normal"/>
        <w:spacing w:after="0" w:afterAutospacing="off"/>
      </w:pPr>
      <w:r w:rsidR="7C01BEAB">
        <w:rPr/>
        <w:t>spin_lock_irq</w:t>
      </w:r>
      <w:r w:rsidR="7C01BEAB">
        <w:rPr/>
        <w:t>(</w:t>
      </w:r>
      <w:r w:rsidR="7C01BEAB">
        <w:rPr/>
        <w:t>spinlock_t</w:t>
      </w:r>
      <w:r w:rsidR="7C01BEAB">
        <w:rPr/>
        <w:t xml:space="preserve"> *lock) //This will disable interrupts on that CPU, then grab the lock.</w:t>
      </w:r>
    </w:p>
    <w:p w:rsidR="4977B09F" w:rsidP="1944A9E9" w:rsidRDefault="4977B09F" w14:paraId="293700EE" w14:textId="17886B00">
      <w:pPr>
        <w:pStyle w:val="Normal"/>
        <w:spacing w:after="0" w:afterAutospacing="off"/>
      </w:pPr>
      <w:r w:rsidR="7C01BEAB">
        <w:rPr/>
        <w:t>spin_unlock_irq</w:t>
      </w:r>
      <w:r w:rsidR="7C01BEAB">
        <w:rPr/>
        <w:t>(</w:t>
      </w:r>
      <w:r w:rsidR="7C01BEAB">
        <w:rPr/>
        <w:t>spinlock_t</w:t>
      </w:r>
      <w:r w:rsidR="7C01BEAB">
        <w:rPr/>
        <w:t xml:space="preserve"> *lock) // It will release the lock and re-enables the interrupts which are disabled by the above call.</w:t>
      </w:r>
    </w:p>
    <w:p w:rsidR="4977B09F" w:rsidP="1944A9E9" w:rsidRDefault="4977B09F" w14:paraId="39E61644" w14:textId="0DB68655">
      <w:pPr>
        <w:pStyle w:val="Normal"/>
        <w:spacing w:after="0" w:afterAutospacing="off"/>
      </w:pPr>
      <w:r w:rsidR="7C01BEAB">
        <w:rPr/>
        <w:t xml:space="preserve"> </w:t>
      </w:r>
    </w:p>
    <w:p w:rsidR="4977B09F" w:rsidP="1944A9E9" w:rsidRDefault="4977B09F" w14:paraId="3C7BFC63" w14:textId="63E2F5EF">
      <w:pPr>
        <w:pStyle w:val="Normal"/>
        <w:spacing w:after="0" w:afterAutospacing="off"/>
      </w:pPr>
      <w:r w:rsidR="7C01BEAB">
        <w:rPr/>
        <w:t>spin_lock_irqsave</w:t>
      </w:r>
      <w:r w:rsidR="7C01BEAB">
        <w:rPr/>
        <w:t xml:space="preserve">( </w:t>
      </w:r>
      <w:r w:rsidR="7C01BEAB">
        <w:rPr/>
        <w:t>spinlock_t</w:t>
      </w:r>
      <w:r w:rsidR="7C01BEAB">
        <w:rPr/>
        <w:t xml:space="preserve"> *lock, unsigned long </w:t>
      </w:r>
      <w:r w:rsidR="7C01BEAB">
        <w:rPr/>
        <w:t>flags )</w:t>
      </w:r>
      <w:r w:rsidR="7C01BEAB">
        <w:rPr/>
        <w:t>;</w:t>
      </w:r>
    </w:p>
    <w:p w:rsidR="4977B09F" w:rsidP="1944A9E9" w:rsidRDefault="4977B09F" w14:paraId="6B1DBCF8" w14:textId="581852D3">
      <w:pPr>
        <w:pStyle w:val="Normal"/>
        <w:spacing w:after="0" w:afterAutospacing="off"/>
      </w:pPr>
      <w:r w:rsidR="7C01BEAB">
        <w:rPr/>
        <w:t>//This will save whether interrupts were on or off in a flags word and grab the lock.</w:t>
      </w:r>
    </w:p>
    <w:p w:rsidR="4977B09F" w:rsidP="1944A9E9" w:rsidRDefault="4977B09F" w14:paraId="0630AE55" w14:textId="5247832F">
      <w:pPr>
        <w:pStyle w:val="Normal"/>
        <w:spacing w:after="0" w:afterAutospacing="off"/>
      </w:pPr>
      <w:r w:rsidR="7C01BEAB">
        <w:rPr/>
        <w:t xml:space="preserve"> </w:t>
      </w:r>
    </w:p>
    <w:p w:rsidR="4977B09F" w:rsidP="1944A9E9" w:rsidRDefault="4977B09F" w14:paraId="035A8766" w14:textId="4FD3C882">
      <w:pPr>
        <w:pStyle w:val="Normal"/>
        <w:spacing w:after="0" w:afterAutospacing="off"/>
      </w:pPr>
      <w:r w:rsidR="7C01BEAB">
        <w:rPr/>
        <w:t>spin_unlock_irqrestore</w:t>
      </w:r>
      <w:r w:rsidR="7C01BEAB">
        <w:rPr/>
        <w:t xml:space="preserve">( </w:t>
      </w:r>
      <w:r w:rsidR="7C01BEAB">
        <w:rPr/>
        <w:t>spinlock_t</w:t>
      </w:r>
      <w:r w:rsidR="7C01BEAB">
        <w:rPr/>
        <w:t xml:space="preserve"> *lock, unsigned long </w:t>
      </w:r>
      <w:r w:rsidR="7C01BEAB">
        <w:rPr/>
        <w:t>flags )</w:t>
      </w:r>
      <w:r w:rsidR="7C01BEAB">
        <w:rPr/>
        <w:t>;</w:t>
      </w:r>
    </w:p>
    <w:p w:rsidR="4977B09F" w:rsidP="1944A9E9" w:rsidRDefault="4977B09F" w14:paraId="1BB7FAB8" w14:textId="3BFD25D9">
      <w:pPr>
        <w:pStyle w:val="Normal"/>
        <w:spacing w:after="0" w:afterAutospacing="off"/>
      </w:pPr>
      <w:r w:rsidR="7C01BEAB">
        <w:rPr/>
        <w:t>//This will release the spinlock and restores the interrupts using the flags argument.</w:t>
      </w:r>
    </w:p>
    <w:p w:rsidR="4977B09F" w:rsidP="4977B09F" w:rsidRDefault="4977B09F" w14:paraId="376AA04C" w14:textId="7C56ED3B">
      <w:pPr>
        <w:pStyle w:val="Normal"/>
      </w:pPr>
      <w:r w:rsidR="7C01BEAB">
        <w:rPr/>
        <w:t xml:space="preserve"> </w:t>
      </w:r>
    </w:p>
    <w:p w:rsidR="4977B09F" w:rsidP="4977B09F" w:rsidRDefault="4977B09F" w14:paraId="36A55244" w14:textId="5EEC149E">
      <w:pPr>
        <w:pStyle w:val="Normal"/>
      </w:pPr>
      <w:r w:rsidR="7C01BEAB">
        <w:rPr/>
        <w:t xml:space="preserve"> </w:t>
      </w:r>
    </w:p>
    <w:p w:rsidR="4977B09F" w:rsidP="1944A9E9" w:rsidRDefault="4977B09F" w14:paraId="671F4762" w14:textId="12747B6D">
      <w:pPr>
        <w:pStyle w:val="Normal"/>
        <w:spacing w:after="0" w:afterAutospacing="off"/>
      </w:pPr>
      <w:r w:rsidR="7C01BEAB">
        <w:rPr/>
        <w:t xml:space="preserve">void </w:t>
      </w:r>
      <w:r w:rsidR="7C01BEAB">
        <w:rPr/>
        <w:t>tasklet_fn</w:t>
      </w:r>
      <w:r w:rsidR="7C01BEAB">
        <w:rPr/>
        <w:t xml:space="preserve">(unsigned long </w:t>
      </w:r>
      <w:r w:rsidR="7C01BEAB">
        <w:rPr/>
        <w:t>arg</w:t>
      </w:r>
      <w:r w:rsidR="7C01BEAB">
        <w:rPr/>
        <w:t>)</w:t>
      </w:r>
    </w:p>
    <w:p w:rsidR="4977B09F" w:rsidP="1944A9E9" w:rsidRDefault="4977B09F" w14:paraId="55E3EC0F" w14:textId="756D9B7E">
      <w:pPr>
        <w:pStyle w:val="Normal"/>
        <w:spacing w:after="0" w:afterAutospacing="off"/>
      </w:pPr>
      <w:r w:rsidR="7C01BEAB">
        <w:rPr/>
        <w:t>{</w:t>
      </w:r>
    </w:p>
    <w:p w:rsidR="4977B09F" w:rsidP="1944A9E9" w:rsidRDefault="4977B09F" w14:paraId="43498F1D" w14:textId="629EBF6C">
      <w:pPr>
        <w:pStyle w:val="Normal"/>
        <w:spacing w:after="0" w:afterAutospacing="off"/>
      </w:pPr>
      <w:r w:rsidR="7C01BEAB">
        <w:rPr/>
        <w:t xml:space="preserve">        </w:t>
      </w:r>
      <w:r w:rsidR="7C01BEAB">
        <w:rPr/>
        <w:t>spin_lock_irq</w:t>
      </w:r>
      <w:r w:rsidR="7C01BEAB">
        <w:rPr/>
        <w:t>(&amp;</w:t>
      </w:r>
      <w:r w:rsidR="7C01BEAB">
        <w:rPr/>
        <w:t>etx_spinlock</w:t>
      </w:r>
      <w:r w:rsidR="7C01BEAB">
        <w:rPr/>
        <w:t>);</w:t>
      </w:r>
    </w:p>
    <w:p w:rsidR="4977B09F" w:rsidP="1944A9E9" w:rsidRDefault="4977B09F" w14:paraId="1B7B6A72" w14:textId="12F0DE11">
      <w:pPr>
        <w:pStyle w:val="Normal"/>
        <w:spacing w:after="0" w:afterAutospacing="off"/>
      </w:pPr>
      <w:r w:rsidR="7C01BEAB">
        <w:rPr/>
        <w:t xml:space="preserve">        </w:t>
      </w:r>
      <w:r w:rsidR="7C01BEAB">
        <w:rPr/>
        <w:t>etx_global_variable</w:t>
      </w:r>
      <w:r w:rsidR="7C01BEAB">
        <w:rPr/>
        <w:t>++;</w:t>
      </w:r>
    </w:p>
    <w:p w:rsidR="4977B09F" w:rsidP="1944A9E9" w:rsidRDefault="4977B09F" w14:paraId="522F9D27" w14:textId="6E32E296">
      <w:pPr>
        <w:pStyle w:val="Normal"/>
        <w:spacing w:after="0" w:afterAutospacing="off"/>
      </w:pPr>
      <w:r w:rsidR="7C01BEAB">
        <w:rPr/>
        <w:t xml:space="preserve">        </w:t>
      </w:r>
      <w:r w:rsidR="7C01BEAB">
        <w:rPr/>
        <w:t>printk</w:t>
      </w:r>
      <w:r w:rsidR="7C01BEAB">
        <w:rPr/>
        <w:t xml:space="preserve">(KERN_INFO "Executing </w:t>
      </w:r>
      <w:r w:rsidR="7C01BEAB">
        <w:rPr/>
        <w:t>Tasklet</w:t>
      </w:r>
      <w:r w:rsidR="7C01BEAB">
        <w:rPr/>
        <w:t xml:space="preserve"> </w:t>
      </w:r>
      <w:r w:rsidR="7C01BEAB">
        <w:rPr/>
        <w:t>Function :</w:t>
      </w:r>
      <w:r w:rsidR="7C01BEAB">
        <w:rPr/>
        <w:t xml:space="preserve"> %</w:t>
      </w:r>
      <w:r w:rsidR="7C01BEAB">
        <w:rPr/>
        <w:t>lu</w:t>
      </w:r>
      <w:r w:rsidR="7C01BEAB">
        <w:rPr/>
        <w:t xml:space="preserve">\n", </w:t>
      </w:r>
      <w:r w:rsidR="7C01BEAB">
        <w:rPr/>
        <w:t>etx_global_variable</w:t>
      </w:r>
      <w:r w:rsidR="7C01BEAB">
        <w:rPr/>
        <w:t>);</w:t>
      </w:r>
    </w:p>
    <w:p w:rsidR="4977B09F" w:rsidP="1944A9E9" w:rsidRDefault="4977B09F" w14:paraId="06A85606" w14:textId="722171C4">
      <w:pPr>
        <w:pStyle w:val="Normal"/>
        <w:spacing w:after="0" w:afterAutospacing="off"/>
      </w:pPr>
      <w:r w:rsidR="7C01BEAB">
        <w:rPr/>
        <w:t xml:space="preserve">        </w:t>
      </w:r>
      <w:r w:rsidR="7C01BEAB">
        <w:rPr/>
        <w:t>spin_unlock_irq</w:t>
      </w:r>
      <w:r w:rsidR="7C01BEAB">
        <w:rPr/>
        <w:t>(&amp;</w:t>
      </w:r>
      <w:r w:rsidR="7C01BEAB">
        <w:rPr/>
        <w:t>etx_spinlock</w:t>
      </w:r>
      <w:r w:rsidR="7C01BEAB">
        <w:rPr/>
        <w:t>);</w:t>
      </w:r>
    </w:p>
    <w:p w:rsidR="4977B09F" w:rsidP="4977B09F" w:rsidRDefault="4977B09F" w14:paraId="367ED80A" w14:textId="1D84F472">
      <w:pPr>
        <w:pStyle w:val="Normal"/>
      </w:pPr>
      <w:r w:rsidR="7C01BEAB">
        <w:rPr/>
        <w:t>}</w:t>
      </w:r>
    </w:p>
    <w:p w:rsidR="4977B09F" w:rsidP="4977B09F" w:rsidRDefault="4977B09F" w14:paraId="6B70EA0D" w14:textId="13C7948B">
      <w:pPr>
        <w:pStyle w:val="Normal"/>
      </w:pPr>
      <w:r w:rsidR="7C01BEAB">
        <w:rPr/>
        <w:t xml:space="preserve"> </w:t>
      </w:r>
    </w:p>
    <w:p w:rsidR="4977B09F" w:rsidP="4977B09F" w:rsidRDefault="4977B09F" w14:paraId="008F4E47" w14:textId="6FD4DA98">
      <w:pPr>
        <w:pStyle w:val="Normal"/>
      </w:pPr>
      <w:r w:rsidR="7C01BEAB">
        <w:rPr/>
        <w:t xml:space="preserve">//Interrupt handler for IRQ 11. </w:t>
      </w:r>
    </w:p>
    <w:p w:rsidR="4977B09F" w:rsidP="1944A9E9" w:rsidRDefault="4977B09F" w14:paraId="601AAA06" w14:textId="0E2D22D8">
      <w:pPr>
        <w:pStyle w:val="Normal"/>
        <w:spacing w:after="0" w:afterAutospacing="off"/>
      </w:pPr>
      <w:r w:rsidR="7C01BEAB">
        <w:rPr/>
        <w:t xml:space="preserve">static </w:t>
      </w:r>
      <w:r w:rsidR="7C01BEAB">
        <w:rPr/>
        <w:t>irqreturn_t</w:t>
      </w:r>
      <w:r w:rsidR="7C01BEAB">
        <w:rPr/>
        <w:t xml:space="preserve"> </w:t>
      </w:r>
      <w:r w:rsidR="7C01BEAB">
        <w:rPr/>
        <w:t>irq_handler</w:t>
      </w:r>
      <w:r w:rsidR="7C01BEAB">
        <w:rPr/>
        <w:t xml:space="preserve">(int </w:t>
      </w:r>
      <w:r w:rsidR="7C01BEAB">
        <w:rPr/>
        <w:t>irq,void</w:t>
      </w:r>
      <w:r w:rsidR="7C01BEAB">
        <w:rPr/>
        <w:t xml:space="preserve"> *</w:t>
      </w:r>
      <w:r w:rsidR="7C01BEAB">
        <w:rPr/>
        <w:t>dev_id</w:t>
      </w:r>
      <w:r w:rsidR="7C01BEAB">
        <w:rPr/>
        <w:t>) {</w:t>
      </w:r>
    </w:p>
    <w:p w:rsidR="4977B09F" w:rsidP="1944A9E9" w:rsidRDefault="4977B09F" w14:paraId="046B56B0" w14:textId="47AB8C03">
      <w:pPr>
        <w:pStyle w:val="Normal"/>
        <w:spacing w:after="0" w:afterAutospacing="off"/>
      </w:pPr>
      <w:r w:rsidR="7C01BEAB">
        <w:rPr/>
        <w:t xml:space="preserve">        </w:t>
      </w:r>
      <w:r w:rsidR="7C01BEAB">
        <w:rPr/>
        <w:t>spin_lock_irq</w:t>
      </w:r>
      <w:r w:rsidR="7C01BEAB">
        <w:rPr/>
        <w:t>(&amp;</w:t>
      </w:r>
      <w:r w:rsidR="7C01BEAB">
        <w:rPr/>
        <w:t>etx_spinlock</w:t>
      </w:r>
      <w:r w:rsidR="7C01BEAB">
        <w:rPr/>
        <w:t xml:space="preserve">); </w:t>
      </w:r>
    </w:p>
    <w:p w:rsidR="4977B09F" w:rsidP="1944A9E9" w:rsidRDefault="4977B09F" w14:paraId="3728AF8A" w14:textId="4B94670F">
      <w:pPr>
        <w:pStyle w:val="Normal"/>
        <w:spacing w:after="0" w:afterAutospacing="off"/>
      </w:pPr>
      <w:r w:rsidR="7C01BEAB">
        <w:rPr/>
        <w:t xml:space="preserve">        </w:t>
      </w:r>
      <w:r w:rsidR="7C01BEAB">
        <w:rPr/>
        <w:t>etx_global_variable</w:t>
      </w:r>
      <w:r w:rsidR="7C01BEAB">
        <w:rPr/>
        <w:t>++;</w:t>
      </w:r>
    </w:p>
    <w:p w:rsidR="4977B09F" w:rsidP="1944A9E9" w:rsidRDefault="4977B09F" w14:paraId="61E71C2F" w14:textId="473A60F2">
      <w:pPr>
        <w:pStyle w:val="Normal"/>
        <w:spacing w:after="0" w:afterAutospacing="off"/>
      </w:pPr>
      <w:r w:rsidR="7C01BEAB">
        <w:rPr/>
        <w:t xml:space="preserve">        </w:t>
      </w:r>
      <w:r w:rsidR="7C01BEAB">
        <w:rPr/>
        <w:t>printk</w:t>
      </w:r>
      <w:r w:rsidR="7C01BEAB">
        <w:rPr/>
        <w:t xml:space="preserve">(KERN_INFO "Executing ISR </w:t>
      </w:r>
      <w:r w:rsidR="7C01BEAB">
        <w:rPr/>
        <w:t>Function :</w:t>
      </w:r>
      <w:r w:rsidR="7C01BEAB">
        <w:rPr/>
        <w:t xml:space="preserve"> %</w:t>
      </w:r>
      <w:r w:rsidR="7C01BEAB">
        <w:rPr/>
        <w:t>lu</w:t>
      </w:r>
      <w:r w:rsidR="7C01BEAB">
        <w:rPr/>
        <w:t xml:space="preserve">\n", </w:t>
      </w:r>
      <w:r w:rsidR="7C01BEAB">
        <w:rPr/>
        <w:t>etx_global_variable</w:t>
      </w:r>
      <w:r w:rsidR="7C01BEAB">
        <w:rPr/>
        <w:t>);</w:t>
      </w:r>
    </w:p>
    <w:p w:rsidR="4977B09F" w:rsidP="1944A9E9" w:rsidRDefault="4977B09F" w14:paraId="4817F3C9" w14:textId="38CF53A5">
      <w:pPr>
        <w:pStyle w:val="Normal"/>
        <w:spacing w:after="0" w:afterAutospacing="off"/>
      </w:pPr>
      <w:r w:rsidR="7C01BEAB">
        <w:rPr/>
        <w:t xml:space="preserve">        </w:t>
      </w:r>
      <w:r w:rsidR="7C01BEAB">
        <w:rPr/>
        <w:t>spin_unlock_irq</w:t>
      </w:r>
      <w:r w:rsidR="7C01BEAB">
        <w:rPr/>
        <w:t>(&amp;</w:t>
      </w:r>
      <w:r w:rsidR="7C01BEAB">
        <w:rPr/>
        <w:t>etx_spinlock</w:t>
      </w:r>
      <w:r w:rsidR="7C01BEAB">
        <w:rPr/>
        <w:t>);</w:t>
      </w:r>
    </w:p>
    <w:p w:rsidR="4977B09F" w:rsidP="1944A9E9" w:rsidRDefault="4977B09F" w14:paraId="24DCF7AD" w14:textId="317C3833">
      <w:pPr>
        <w:pStyle w:val="Normal"/>
        <w:spacing w:after="0" w:afterAutospacing="off"/>
      </w:pPr>
      <w:r w:rsidR="7C01BEAB">
        <w:rPr/>
        <w:t xml:space="preserve">        /*Scheduling Task to </w:t>
      </w:r>
      <w:r w:rsidR="7C01BEAB">
        <w:rPr/>
        <w:t>Tasklet</w:t>
      </w:r>
      <w:r w:rsidR="7C01BEAB">
        <w:rPr/>
        <w:t>*/</w:t>
      </w:r>
    </w:p>
    <w:p w:rsidR="4977B09F" w:rsidP="1944A9E9" w:rsidRDefault="4977B09F" w14:paraId="3BC5EA5F" w14:textId="50A9C73F">
      <w:pPr>
        <w:pStyle w:val="Normal"/>
        <w:spacing w:after="0" w:afterAutospacing="off"/>
      </w:pPr>
      <w:r w:rsidR="7C01BEAB">
        <w:rPr/>
        <w:t xml:space="preserve">        </w:t>
      </w:r>
      <w:r w:rsidR="7C01BEAB">
        <w:rPr/>
        <w:t>tasklet_schedule</w:t>
      </w:r>
      <w:r w:rsidR="7C01BEAB">
        <w:rPr/>
        <w:t>(</w:t>
      </w:r>
      <w:r w:rsidR="7C01BEAB">
        <w:rPr/>
        <w:t>tasklet</w:t>
      </w:r>
      <w:r w:rsidR="7C01BEAB">
        <w:rPr/>
        <w:t xml:space="preserve">); </w:t>
      </w:r>
    </w:p>
    <w:p w:rsidR="4977B09F" w:rsidP="1944A9E9" w:rsidRDefault="4977B09F" w14:paraId="594B3D91" w14:textId="6A8E0DF6">
      <w:pPr>
        <w:pStyle w:val="Normal"/>
        <w:spacing w:after="0" w:afterAutospacing="off"/>
      </w:pPr>
      <w:r w:rsidR="7C01BEAB">
        <w:rPr/>
        <w:t xml:space="preserve">        return IRQ_HANDLED;</w:t>
      </w:r>
    </w:p>
    <w:p w:rsidR="4977B09F" w:rsidP="4977B09F" w:rsidRDefault="4977B09F" w14:paraId="7BA75B9B" w14:textId="2A189800">
      <w:pPr>
        <w:pStyle w:val="Normal"/>
      </w:pPr>
      <w:r w:rsidR="7C01BEAB">
        <w:rPr/>
        <w:t xml:space="preserve"> </w:t>
      </w:r>
    </w:p>
    <w:p w:rsidR="4977B09F" w:rsidP="1944A9E9" w:rsidRDefault="4977B09F" w14:paraId="626ECA80" w14:textId="1670E6EB">
      <w:pPr>
        <w:pStyle w:val="Normal"/>
        <w:rPr>
          <w:b w:val="1"/>
          <w:bCs w:val="1"/>
          <w:color w:val="FF0000"/>
          <w:sz w:val="56"/>
          <w:szCs w:val="56"/>
        </w:rPr>
      </w:pPr>
      <w:r w:rsidR="7C01BEAB">
        <w:rPr/>
        <w:t xml:space="preserve"> </w:t>
      </w:r>
    </w:p>
    <w:p w:rsidR="4977B09F" w:rsidP="1944A9E9" w:rsidRDefault="4977B09F" w14:paraId="469B0D65" w14:textId="180CBF65">
      <w:pPr/>
      <w:r>
        <w:br w:type="page"/>
      </w:r>
    </w:p>
    <w:p w:rsidR="4977B09F" w:rsidP="1944A9E9" w:rsidRDefault="4977B09F" w14:paraId="05F0DA97" w14:textId="017FA02D">
      <w:pPr>
        <w:pStyle w:val="Normal"/>
        <w:rPr>
          <w:b w:val="1"/>
          <w:bCs w:val="1"/>
          <w:color w:val="FF0000"/>
          <w:sz w:val="56"/>
          <w:szCs w:val="56"/>
        </w:rPr>
      </w:pPr>
      <w:r w:rsidRPr="1944A9E9" w:rsidR="67F549EE">
        <w:rPr>
          <w:b w:val="1"/>
          <w:bCs w:val="1"/>
          <w:color w:val="FF0000"/>
          <w:sz w:val="52"/>
          <w:szCs w:val="52"/>
        </w:rPr>
        <w:t>Day – 7</w:t>
      </w:r>
    </w:p>
    <w:p w:rsidR="4977B09F" w:rsidP="1944A9E9" w:rsidRDefault="4977B09F" w14:paraId="3803E389" w14:textId="6E651608">
      <w:pPr>
        <w:pStyle w:val="Normal"/>
        <w:rPr>
          <w:b w:val="1"/>
          <w:bCs w:val="1"/>
          <w:u w:val="single"/>
        </w:rPr>
      </w:pPr>
      <w:r w:rsidRPr="1944A9E9" w:rsidR="5BBE6749">
        <w:rPr>
          <w:b w:val="1"/>
          <w:bCs w:val="1"/>
          <w:u w:val="single"/>
        </w:rPr>
        <w:t>Exchanging data between kernel space and user space</w:t>
      </w:r>
    </w:p>
    <w:p w:rsidR="4977B09F" w:rsidP="1944A9E9" w:rsidRDefault="4977B09F" w14:paraId="377CB26D" w14:textId="764F1ED2">
      <w:pPr>
        <w:pStyle w:val="ListParagraph"/>
        <w:numPr>
          <w:ilvl w:val="0"/>
          <w:numId w:val="16"/>
        </w:numPr>
        <w:rPr/>
      </w:pPr>
      <w:r w:rsidR="5BBE6749">
        <w:rPr/>
        <w:t xml:space="preserve">unsigned long </w:t>
      </w:r>
      <w:r w:rsidRPr="1944A9E9" w:rsidR="5BBE6749">
        <w:rPr>
          <w:b w:val="1"/>
          <w:bCs w:val="1"/>
        </w:rPr>
        <w:t>copy_from_user</w:t>
      </w:r>
      <w:r w:rsidR="5BBE6749">
        <w:rPr/>
        <w:t xml:space="preserve">(void *to, </w:t>
      </w:r>
      <w:r w:rsidR="5BBE6749">
        <w:rPr/>
        <w:t>const</w:t>
      </w:r>
      <w:r w:rsidR="5BBE6749">
        <w:rPr/>
        <w:t xml:space="preserve"> void __user *from, unsigned long n)</w:t>
      </w:r>
    </w:p>
    <w:p w:rsidR="4977B09F" w:rsidP="1944A9E9" w:rsidRDefault="4977B09F" w14:paraId="6DE4DA27" w14:textId="1AEB4380">
      <w:pPr>
        <w:pStyle w:val="ListParagraph"/>
        <w:numPr>
          <w:ilvl w:val="0"/>
          <w:numId w:val="16"/>
        </w:numPr>
        <w:rPr/>
      </w:pPr>
      <w:r w:rsidR="5BBE6749">
        <w:rPr/>
        <w:t xml:space="preserve">unsigned long </w:t>
      </w:r>
      <w:r w:rsidRPr="1944A9E9" w:rsidR="5BBE6749">
        <w:rPr>
          <w:b w:val="1"/>
          <w:bCs w:val="1"/>
        </w:rPr>
        <w:t>copy_to_user</w:t>
      </w:r>
      <w:r w:rsidR="5BBE6749">
        <w:rPr/>
        <w:t xml:space="preserve">(void __user *to, </w:t>
      </w:r>
      <w:r w:rsidR="5BBE6749">
        <w:rPr/>
        <w:t>const</w:t>
      </w:r>
      <w:r w:rsidR="5BBE6749">
        <w:rPr/>
        <w:t xml:space="preserve"> void *</w:t>
      </w:r>
      <w:r w:rsidR="5BBE6749">
        <w:rPr/>
        <w:t>from,  unsigned</w:t>
      </w:r>
      <w:r w:rsidR="5BBE6749">
        <w:rPr/>
        <w:t xml:space="preserve"> long n)</w:t>
      </w:r>
    </w:p>
    <w:p w:rsidR="4977B09F" w:rsidP="4977B09F" w:rsidRDefault="4977B09F" w14:paraId="3435A502" w14:textId="6AA2BA89">
      <w:pPr>
        <w:pStyle w:val="Normal"/>
      </w:pPr>
      <w:r w:rsidR="5BBE6749">
        <w:rPr/>
        <w:t xml:space="preserve">In both cases, </w:t>
      </w:r>
    </w:p>
    <w:p w:rsidR="4977B09F" w:rsidP="1944A9E9" w:rsidRDefault="4977B09F" w14:paraId="0B9E66A9" w14:textId="1A3B6FEA">
      <w:pPr>
        <w:pStyle w:val="Normal"/>
        <w:ind w:left="720"/>
      </w:pPr>
      <w:r w:rsidR="5BBE6749">
        <w:rPr/>
        <w:t xml:space="preserve">pointers prefixed with </w:t>
      </w:r>
      <w:r w:rsidRPr="1944A9E9" w:rsidR="5BBE6749">
        <w:rPr>
          <w:b w:val="1"/>
          <w:bCs w:val="1"/>
        </w:rPr>
        <w:t xml:space="preserve">__user </w:t>
      </w:r>
      <w:r w:rsidR="5BBE6749">
        <w:rPr/>
        <w:t>point to user space (untrusted) memory.</w:t>
      </w:r>
    </w:p>
    <w:p w:rsidR="4977B09F" w:rsidP="1944A9E9" w:rsidRDefault="4977B09F" w14:paraId="44CE564D" w14:textId="0607C1F7">
      <w:pPr>
        <w:pStyle w:val="Normal"/>
        <w:ind w:left="720"/>
      </w:pPr>
      <w:r w:rsidR="5BBE6749">
        <w:rPr/>
        <w:t xml:space="preserve">n-&gt; </w:t>
      </w:r>
      <w:r w:rsidR="5BBE6749">
        <w:rPr/>
        <w:t>represents</w:t>
      </w:r>
      <w:r w:rsidR="5BBE6749">
        <w:rPr/>
        <w:t xml:space="preserve"> the number of bytes to copy. </w:t>
      </w:r>
    </w:p>
    <w:p w:rsidR="4977B09F" w:rsidP="1944A9E9" w:rsidRDefault="4977B09F" w14:paraId="4D761672" w14:textId="326844B8">
      <w:pPr>
        <w:pStyle w:val="Normal"/>
        <w:ind w:left="720"/>
      </w:pPr>
      <w:r w:rsidR="5BBE6749">
        <w:rPr/>
        <w:t>from -&gt;</w:t>
      </w:r>
      <w:r w:rsidR="5BBE6749">
        <w:rPr/>
        <w:t>represents</w:t>
      </w:r>
      <w:r w:rsidR="5BBE6749">
        <w:rPr/>
        <w:t xml:space="preserve"> the source address, </w:t>
      </w:r>
    </w:p>
    <w:p w:rsidR="4977B09F" w:rsidP="1944A9E9" w:rsidRDefault="4977B09F" w14:paraId="6E7287FD" w14:textId="3BE124F5">
      <w:pPr>
        <w:pStyle w:val="Normal"/>
        <w:ind w:left="720"/>
      </w:pPr>
      <w:r w:rsidR="5BBE6749">
        <w:rPr/>
        <w:t xml:space="preserve">to-&gt; is the destination address. </w:t>
      </w:r>
    </w:p>
    <w:p w:rsidR="4977B09F" w:rsidP="1944A9E9" w:rsidRDefault="4977B09F" w14:paraId="1DB04518" w14:textId="034EED1C">
      <w:pPr>
        <w:pStyle w:val="Normal"/>
        <w:ind w:left="720"/>
      </w:pPr>
      <w:r w:rsidR="5BBE6749">
        <w:rPr/>
        <w:t>Each of these returns the number of bytes that could not be copied. On success, the return value should be 0.</w:t>
      </w:r>
    </w:p>
    <w:p w:rsidR="4977B09F" w:rsidP="4977B09F" w:rsidRDefault="4977B09F" w14:paraId="13FE4B83" w14:textId="25102D63">
      <w:pPr>
        <w:pStyle w:val="Normal"/>
      </w:pPr>
      <w:r w:rsidR="5BBE6749">
        <w:rPr/>
        <w:t>When it comes to copying single and simple variables, such as char and int, but not larger</w:t>
      </w:r>
    </w:p>
    <w:p w:rsidR="4977B09F" w:rsidP="4977B09F" w:rsidRDefault="4977B09F" w14:paraId="1136B50C" w14:textId="7B5DF220">
      <w:pPr>
        <w:pStyle w:val="Normal"/>
      </w:pPr>
      <w:r w:rsidR="5BBE6749">
        <w:rPr/>
        <w:t>data types, such as structures or arrays, the kernel offers dedicated macros in order to</w:t>
      </w:r>
    </w:p>
    <w:p w:rsidR="4977B09F" w:rsidP="4977B09F" w:rsidRDefault="4977B09F" w14:paraId="27E1C2A6" w14:textId="14FD530A">
      <w:pPr>
        <w:pStyle w:val="Normal"/>
      </w:pPr>
      <w:r w:rsidR="5BBE6749">
        <w:rPr/>
        <w:t xml:space="preserve">quickly perform the desired operation. </w:t>
      </w:r>
    </w:p>
    <w:p w:rsidR="4977B09F" w:rsidP="4977B09F" w:rsidRDefault="4977B09F" w14:paraId="2B77C4D9" w14:textId="07EEEC27">
      <w:pPr>
        <w:pStyle w:val="Normal"/>
      </w:pPr>
      <w:r w:rsidR="5BBE6749">
        <w:rPr/>
        <w:t xml:space="preserve">These macros are </w:t>
      </w:r>
    </w:p>
    <w:p w:rsidR="4977B09F" w:rsidP="1944A9E9" w:rsidRDefault="4977B09F" w14:paraId="26C4C944" w14:textId="5FAD2AF9">
      <w:pPr>
        <w:pStyle w:val="ListParagraph"/>
        <w:numPr>
          <w:ilvl w:val="0"/>
          <w:numId w:val="17"/>
        </w:numPr>
        <w:rPr/>
      </w:pPr>
      <w:r w:rsidR="5BBE6749">
        <w:rPr/>
        <w:t>put_user</w:t>
      </w:r>
      <w:r w:rsidR="5BBE6749">
        <w:rPr/>
        <w:t xml:space="preserve">(x, </w:t>
      </w:r>
      <w:r w:rsidR="5BBE6749">
        <w:rPr/>
        <w:t>ptr</w:t>
      </w:r>
      <w:r w:rsidR="5BBE6749">
        <w:rPr/>
        <w:t>)</w:t>
      </w:r>
    </w:p>
    <w:p w:rsidR="4977B09F" w:rsidP="1944A9E9" w:rsidRDefault="4977B09F" w14:paraId="71C1D1AE" w14:textId="7478FFC9">
      <w:pPr>
        <w:pStyle w:val="ListParagraph"/>
        <w:numPr>
          <w:ilvl w:val="0"/>
          <w:numId w:val="17"/>
        </w:numPr>
        <w:rPr/>
      </w:pPr>
      <w:r w:rsidR="5BBE6749">
        <w:rPr/>
        <w:t>get_user</w:t>
      </w:r>
      <w:r w:rsidR="5BBE6749">
        <w:rPr/>
        <w:t xml:space="preserve">(x, </w:t>
      </w:r>
      <w:r w:rsidR="5BBE6749">
        <w:rPr/>
        <w:t>ptr</w:t>
      </w:r>
      <w:r w:rsidR="5BBE6749">
        <w:rPr/>
        <w:t>)</w:t>
      </w:r>
    </w:p>
    <w:p w:rsidR="4977B09F" w:rsidP="1944A9E9" w:rsidRDefault="4977B09F" w14:paraId="450091E0" w14:textId="4FD842EB">
      <w:pPr>
        <w:pStyle w:val="Normal"/>
        <w:jc w:val="both"/>
      </w:pPr>
      <w:r w:rsidRPr="1944A9E9" w:rsidR="5BBE6749">
        <w:rPr>
          <w:b w:val="1"/>
          <w:bCs w:val="1"/>
        </w:rPr>
        <w:t>put_user</w:t>
      </w:r>
      <w:r w:rsidRPr="1944A9E9" w:rsidR="5BBE6749">
        <w:rPr>
          <w:b w:val="1"/>
          <w:bCs w:val="1"/>
        </w:rPr>
        <w:t xml:space="preserve">(x, </w:t>
      </w:r>
      <w:r w:rsidRPr="1944A9E9" w:rsidR="5BBE6749">
        <w:rPr>
          <w:b w:val="1"/>
          <w:bCs w:val="1"/>
        </w:rPr>
        <w:t>ptr</w:t>
      </w:r>
      <w:r w:rsidRPr="1944A9E9" w:rsidR="5BBE6749">
        <w:rPr>
          <w:b w:val="1"/>
          <w:bCs w:val="1"/>
        </w:rPr>
        <w:t>);</w:t>
      </w:r>
      <w:r w:rsidR="5BBE6749">
        <w:rPr/>
        <w:t xml:space="preserve"> This macro copies a variable from kernel space to user</w:t>
      </w:r>
      <w:r w:rsidR="4DA45A68">
        <w:rPr/>
        <w:t xml:space="preserve"> </w:t>
      </w:r>
      <w:r w:rsidR="5BBE6749">
        <w:rPr/>
        <w:t xml:space="preserve">space. x </w:t>
      </w:r>
      <w:r w:rsidR="5BBE6749">
        <w:rPr/>
        <w:t>represents</w:t>
      </w:r>
      <w:r w:rsidR="5BBE6749">
        <w:rPr/>
        <w:t xml:space="preserve"> the value to copy to user space, and </w:t>
      </w:r>
      <w:r w:rsidR="5BBE6749">
        <w:rPr/>
        <w:t>ptr</w:t>
      </w:r>
      <w:r w:rsidR="5BBE6749">
        <w:rPr/>
        <w:t xml:space="preserve"> is the destination</w:t>
      </w:r>
      <w:r w:rsidR="0BFCB50C">
        <w:rPr/>
        <w:t xml:space="preserve"> </w:t>
      </w:r>
      <w:r w:rsidR="5BBE6749">
        <w:rPr/>
        <w:t xml:space="preserve">address in user space. The macro returns 0 on success, or -EFAULT on error. </w:t>
      </w:r>
      <w:r w:rsidR="689DDA94">
        <w:rPr/>
        <w:t xml:space="preserve">X </w:t>
      </w:r>
      <w:r w:rsidR="5BBE6749">
        <w:rPr/>
        <w:t xml:space="preserve">must be assignable to the result of dereferencing </w:t>
      </w:r>
      <w:r w:rsidR="5BBE6749">
        <w:rPr/>
        <w:t>ptr</w:t>
      </w:r>
      <w:r w:rsidR="5BBE6749">
        <w:rPr/>
        <w:t>. In other words, they must</w:t>
      </w:r>
      <w:r w:rsidR="0DCF0BEC">
        <w:rPr/>
        <w:t xml:space="preserve"> </w:t>
      </w:r>
      <w:r w:rsidR="5BBE6749">
        <w:rPr/>
        <w:t>have (or point to) the same type.</w:t>
      </w:r>
    </w:p>
    <w:p w:rsidR="4977B09F" w:rsidP="1944A9E9" w:rsidRDefault="4977B09F" w14:paraId="34B09064" w14:textId="26A8B07C">
      <w:pPr>
        <w:pStyle w:val="Normal"/>
        <w:jc w:val="both"/>
      </w:pPr>
      <w:r w:rsidRPr="1944A9E9" w:rsidR="5BBE6749">
        <w:rPr>
          <w:b w:val="1"/>
          <w:bCs w:val="1"/>
        </w:rPr>
        <w:t>get_user</w:t>
      </w:r>
      <w:r w:rsidRPr="1944A9E9" w:rsidR="5BBE6749">
        <w:rPr>
          <w:b w:val="1"/>
          <w:bCs w:val="1"/>
        </w:rPr>
        <w:t xml:space="preserve">(x, </w:t>
      </w:r>
      <w:r w:rsidRPr="1944A9E9" w:rsidR="5BBE6749">
        <w:rPr>
          <w:b w:val="1"/>
          <w:bCs w:val="1"/>
        </w:rPr>
        <w:t>ptr</w:t>
      </w:r>
      <w:r w:rsidRPr="1944A9E9" w:rsidR="5BBE6749">
        <w:rPr>
          <w:b w:val="1"/>
          <w:bCs w:val="1"/>
        </w:rPr>
        <w:t>);</w:t>
      </w:r>
      <w:r w:rsidR="5BBE6749">
        <w:rPr/>
        <w:t xml:space="preserve"> This macro copies a variable from user space to kernel</w:t>
      </w:r>
      <w:r w:rsidR="3EB3633F">
        <w:rPr/>
        <w:t xml:space="preserve"> </w:t>
      </w:r>
      <w:r w:rsidR="5BBE6749">
        <w:rPr/>
        <w:t>space, and</w:t>
      </w:r>
      <w:r w:rsidR="5BBE6749">
        <w:rPr/>
        <w:t xml:space="preserve"> returns 0 on success or -EFAULT on error. Please do note that x is set</w:t>
      </w:r>
      <w:r w:rsidR="022400FF">
        <w:rPr/>
        <w:t xml:space="preserve"> </w:t>
      </w:r>
      <w:r w:rsidR="5BBE6749">
        <w:rPr/>
        <w:t xml:space="preserve">to 0 on error. x </w:t>
      </w:r>
      <w:r w:rsidR="5BBE6749">
        <w:rPr/>
        <w:t>represents</w:t>
      </w:r>
      <w:r w:rsidR="5BBE6749">
        <w:rPr/>
        <w:t xml:space="preserve"> the kernel variable to store the result, and </w:t>
      </w:r>
      <w:r w:rsidR="5BBE6749">
        <w:rPr/>
        <w:t>ptr</w:t>
      </w:r>
      <w:r w:rsidR="5BBE6749">
        <w:rPr/>
        <w:t xml:space="preserve"> is the</w:t>
      </w:r>
      <w:r w:rsidR="009810E6">
        <w:rPr/>
        <w:t xml:space="preserve"> </w:t>
      </w:r>
      <w:r w:rsidR="5BBE6749">
        <w:rPr/>
        <w:t xml:space="preserve">source address in user space. The result of dereferencing </w:t>
      </w:r>
      <w:r w:rsidR="5BBE6749">
        <w:rPr/>
        <w:t>ptr</w:t>
      </w:r>
      <w:r w:rsidR="5BBE6749">
        <w:rPr/>
        <w:t xml:space="preserve"> must be assignable</w:t>
      </w:r>
      <w:r w:rsidR="0268135A">
        <w:rPr/>
        <w:t xml:space="preserve"> </w:t>
      </w:r>
      <w:r w:rsidR="5BBE6749">
        <w:rPr/>
        <w:t>to x without a cast. Guess what it means</w:t>
      </w:r>
    </w:p>
    <w:p w:rsidR="4977B09F" w:rsidP="4977B09F" w:rsidRDefault="4977B09F" w14:paraId="4D503E5E" w14:textId="2D2C808C">
      <w:pPr>
        <w:pStyle w:val="Normal"/>
      </w:pPr>
      <w:r w:rsidR="5BBE6749">
        <w:rPr/>
        <w:t xml:space="preserve"> </w:t>
      </w:r>
    </w:p>
    <w:p w:rsidR="4977B09F" w:rsidP="1944A9E9" w:rsidRDefault="4977B09F" w14:paraId="1175EE9E" w14:textId="5F6FF695">
      <w:pPr>
        <w:pStyle w:val="Normal"/>
        <w:rPr>
          <w:b w:val="1"/>
          <w:bCs w:val="1"/>
          <w:u w:val="single"/>
        </w:rPr>
      </w:pPr>
      <w:r w:rsidRPr="1944A9E9" w:rsidR="5BBE6749">
        <w:rPr>
          <w:b w:val="1"/>
          <w:bCs w:val="1"/>
          <w:u w:val="single"/>
        </w:rPr>
        <w:t>IOCTL</w:t>
      </w:r>
    </w:p>
    <w:p w:rsidR="4977B09F" w:rsidP="1944A9E9" w:rsidRDefault="4977B09F" w14:paraId="53285219" w14:textId="6EE82186">
      <w:pPr>
        <w:pStyle w:val="Normal"/>
        <w:jc w:val="both"/>
      </w:pPr>
      <w:r w:rsidR="5BBE6749">
        <w:rPr/>
        <w:t xml:space="preserve">A typical Linux system </w:t>
      </w:r>
      <w:r w:rsidR="5BBE6749">
        <w:rPr/>
        <w:t>contains</w:t>
      </w:r>
      <w:r w:rsidR="5BBE6749">
        <w:rPr/>
        <w:t xml:space="preserve"> around 350 system calls (</w:t>
      </w:r>
      <w:r w:rsidR="5BBE6749">
        <w:rPr/>
        <w:t>syscalls</w:t>
      </w:r>
      <w:r w:rsidR="5BBE6749">
        <w:rPr/>
        <w:t>), but only a few of them</w:t>
      </w:r>
      <w:r w:rsidR="14F742F1">
        <w:rPr/>
        <w:t xml:space="preserve"> </w:t>
      </w:r>
      <w:r w:rsidR="5BBE6749">
        <w:rPr/>
        <w:t>are linked with file operations. Sometimes devices may need to implement specific</w:t>
      </w:r>
      <w:r w:rsidR="6567E8A3">
        <w:rPr/>
        <w:t xml:space="preserve"> </w:t>
      </w:r>
      <w:r w:rsidR="5BBE6749">
        <w:rPr/>
        <w:t>commands that are not provided by system calls, and especially the ones associated with</w:t>
      </w:r>
      <w:r w:rsidR="1CA4E1BE">
        <w:rPr/>
        <w:t xml:space="preserve"> </w:t>
      </w:r>
      <w:r w:rsidR="5BBE6749">
        <w:rPr/>
        <w:t>files and thus device files. In this case, the solution is to use input/output control(</w:t>
      </w:r>
      <w:r w:rsidR="5BBE6749">
        <w:rPr/>
        <w:t>ioctl</w:t>
      </w:r>
      <w:r w:rsidR="5BBE6749">
        <w:rPr/>
        <w:t>),</w:t>
      </w:r>
      <w:r w:rsidR="13247C8A">
        <w:rPr/>
        <w:t xml:space="preserve"> </w:t>
      </w:r>
      <w:r w:rsidR="5BBE6749">
        <w:rPr/>
        <w:t xml:space="preserve">which is a method by which you extend a list of </w:t>
      </w:r>
      <w:r w:rsidR="5BBE6749">
        <w:rPr/>
        <w:t>syscalls</w:t>
      </w:r>
      <w:r w:rsidR="5BBE6749">
        <w:rPr/>
        <w:t xml:space="preserve"> (</w:t>
      </w:r>
      <w:r w:rsidR="5BBE6749">
        <w:rPr/>
        <w:t>actually commands</w:t>
      </w:r>
      <w:r w:rsidR="5BBE6749">
        <w:rPr/>
        <w:t>) associated</w:t>
      </w:r>
      <w:r w:rsidR="654354E8">
        <w:rPr/>
        <w:t xml:space="preserve"> </w:t>
      </w:r>
      <w:r w:rsidR="5BBE6749">
        <w:rPr/>
        <w:t>with a device. You can use it to send special commands to devices (reset, shutdown,</w:t>
      </w:r>
      <w:r w:rsidR="6A3ADAC1">
        <w:rPr/>
        <w:t xml:space="preserve"> </w:t>
      </w:r>
      <w:r w:rsidR="5BBE6749">
        <w:rPr/>
        <w:t>configure, and so on). If the driver does not define this method, the kernel will return</w:t>
      </w:r>
      <w:r w:rsidR="4D0EB739">
        <w:rPr/>
        <w:t xml:space="preserve"> </w:t>
      </w:r>
      <w:r w:rsidR="5BBE6749">
        <w:rPr/>
        <w:t xml:space="preserve">an -ENOTTY error to any </w:t>
      </w:r>
      <w:r w:rsidR="5BBE6749">
        <w:rPr/>
        <w:t>ioctl</w:t>
      </w:r>
      <w:r w:rsidR="5BBE6749">
        <w:rPr/>
        <w:t>() system call.</w:t>
      </w:r>
    </w:p>
    <w:p w:rsidR="4977B09F" w:rsidP="1944A9E9" w:rsidRDefault="4977B09F" w14:paraId="2F36AD36" w14:textId="2B932A96">
      <w:pPr>
        <w:pStyle w:val="Normal"/>
        <w:jc w:val="both"/>
      </w:pPr>
      <w:r w:rsidR="5BBE6749">
        <w:rPr/>
        <w:t>In order to</w:t>
      </w:r>
      <w:r w:rsidR="5BBE6749">
        <w:rPr/>
        <w:t xml:space="preserve"> be valid and safe, an </w:t>
      </w:r>
      <w:r w:rsidR="5BBE6749">
        <w:rPr/>
        <w:t>ioctl</w:t>
      </w:r>
      <w:r w:rsidR="5BBE6749">
        <w:rPr/>
        <w:t xml:space="preserve"> command needs to be </w:t>
      </w:r>
      <w:r w:rsidR="5BBE6749">
        <w:rPr/>
        <w:t>identified</w:t>
      </w:r>
      <w:r w:rsidR="5BBE6749">
        <w:rPr/>
        <w:t xml:space="preserve"> by a number,</w:t>
      </w:r>
      <w:r w:rsidR="56525DBF">
        <w:rPr/>
        <w:t xml:space="preserve"> </w:t>
      </w:r>
      <w:r w:rsidR="5BBE6749">
        <w:rPr/>
        <w:t xml:space="preserve">which should be unique to the system. The uniqueness of </w:t>
      </w:r>
      <w:r w:rsidR="5BBE6749">
        <w:rPr/>
        <w:t>ioctl</w:t>
      </w:r>
      <w:r w:rsidR="5BBE6749">
        <w:rPr/>
        <w:t xml:space="preserve"> numbers across the system</w:t>
      </w:r>
      <w:r w:rsidR="606226B4">
        <w:rPr/>
        <w:t xml:space="preserve"> </w:t>
      </w:r>
      <w:r w:rsidR="5BBE6749">
        <w:rPr/>
        <w:t xml:space="preserve">will prevent it from sending the right command to the wrong </w:t>
      </w:r>
      <w:r w:rsidR="5BBE6749">
        <w:rPr/>
        <w:t>device, or</w:t>
      </w:r>
      <w:r w:rsidR="5BBE6749">
        <w:rPr/>
        <w:t xml:space="preserve"> passing the wrong</w:t>
      </w:r>
      <w:r w:rsidR="6508ED8A">
        <w:rPr/>
        <w:t xml:space="preserve"> </w:t>
      </w:r>
      <w:r w:rsidR="5BBE6749">
        <w:rPr/>
        <w:t xml:space="preserve">argument to the right command (given a duplicated </w:t>
      </w:r>
      <w:r w:rsidR="5BBE6749">
        <w:rPr/>
        <w:t>ioctl</w:t>
      </w:r>
      <w:r w:rsidR="5BBE6749">
        <w:rPr/>
        <w:t xml:space="preserve"> number). Linux </w:t>
      </w:r>
      <w:r w:rsidR="5BBE6749">
        <w:rPr/>
        <w:t>provides</w:t>
      </w:r>
      <w:r w:rsidR="5BBE6749">
        <w:rPr/>
        <w:t xml:space="preserve"> four</w:t>
      </w:r>
      <w:r w:rsidR="252AD5F3">
        <w:rPr/>
        <w:t xml:space="preserve"> </w:t>
      </w:r>
      <w:r w:rsidR="5BBE6749">
        <w:rPr/>
        <w:t xml:space="preserve">helper macros to create an </w:t>
      </w:r>
      <w:r w:rsidR="5BBE6749">
        <w:rPr/>
        <w:t>ioctl</w:t>
      </w:r>
      <w:r w:rsidR="5BBE6749">
        <w:rPr/>
        <w:t xml:space="preserve"> identifier, depending on whether there is data transfer or</w:t>
      </w:r>
      <w:r w:rsidR="69987432">
        <w:rPr/>
        <w:t xml:space="preserve"> </w:t>
      </w:r>
      <w:r w:rsidR="5BBE6749">
        <w:rPr/>
        <w:t>not and on the direction of the transfer</w:t>
      </w:r>
      <w:r w:rsidR="1A557511">
        <w:rPr/>
        <w:t>.</w:t>
      </w:r>
    </w:p>
    <w:p w:rsidR="4977B09F" w:rsidP="1944A9E9" w:rsidRDefault="4977B09F" w14:paraId="07144729" w14:textId="1685B336">
      <w:pPr>
        <w:pStyle w:val="Normal"/>
        <w:spacing w:after="120" w:afterAutospacing="off"/>
        <w:ind w:left="720"/>
      </w:pPr>
      <w:r w:rsidR="5BBE6749">
        <w:rPr/>
        <w:t>_</w:t>
      </w:r>
      <w:r w:rsidR="5BBE6749">
        <w:rPr/>
        <w:t>IO(</w:t>
      </w:r>
      <w:r w:rsidR="5BBE6749">
        <w:rPr/>
        <w:t>MAGIC, SEQ_NO)</w:t>
      </w:r>
    </w:p>
    <w:p w:rsidR="4977B09F" w:rsidP="1944A9E9" w:rsidRDefault="4977B09F" w14:paraId="6FE43316" w14:textId="52AB2D03">
      <w:pPr>
        <w:pStyle w:val="Normal"/>
        <w:spacing w:after="120" w:afterAutospacing="off"/>
        <w:ind w:left="720"/>
      </w:pPr>
      <w:r w:rsidR="5BBE6749">
        <w:rPr/>
        <w:t>_</w:t>
      </w:r>
      <w:r w:rsidR="5BBE6749">
        <w:rPr/>
        <w:t>IOW(</w:t>
      </w:r>
      <w:r w:rsidR="5BBE6749">
        <w:rPr/>
        <w:t>MAGIC, SEQ_NO, TYPE)</w:t>
      </w:r>
    </w:p>
    <w:p w:rsidR="4977B09F" w:rsidP="1944A9E9" w:rsidRDefault="4977B09F" w14:paraId="743EAAB7" w14:textId="70C6375F">
      <w:pPr>
        <w:pStyle w:val="Normal"/>
        <w:spacing w:after="120" w:afterAutospacing="off"/>
        <w:ind w:left="720"/>
      </w:pPr>
      <w:r w:rsidR="5BBE6749">
        <w:rPr/>
        <w:t>_</w:t>
      </w:r>
      <w:r w:rsidR="5BBE6749">
        <w:rPr/>
        <w:t>IOR(</w:t>
      </w:r>
      <w:r w:rsidR="5BBE6749">
        <w:rPr/>
        <w:t>MAGIC, SEQ_NO, TYPE)</w:t>
      </w:r>
    </w:p>
    <w:p w:rsidR="4977B09F" w:rsidP="1944A9E9" w:rsidRDefault="4977B09F" w14:paraId="5D4494B5" w14:textId="6BC23E2E">
      <w:pPr>
        <w:pStyle w:val="Normal"/>
        <w:spacing w:after="120" w:afterAutospacing="off"/>
        <w:ind w:left="720"/>
      </w:pPr>
      <w:r w:rsidR="5BBE6749">
        <w:rPr/>
        <w:t>_</w:t>
      </w:r>
      <w:r w:rsidR="5BBE6749">
        <w:rPr/>
        <w:t>IORW(</w:t>
      </w:r>
      <w:r w:rsidR="5BBE6749">
        <w:rPr/>
        <w:t>MAGIC, SEQ_NO, TYPE)</w:t>
      </w:r>
    </w:p>
    <w:p w:rsidR="4977B09F" w:rsidP="4977B09F" w:rsidRDefault="4977B09F" w14:paraId="38523845" w14:textId="2B5CB478">
      <w:pPr>
        <w:pStyle w:val="Normal"/>
      </w:pPr>
      <w:r w:rsidR="5BBE6749">
        <w:rPr/>
        <w:t xml:space="preserve"> </w:t>
      </w:r>
    </w:p>
    <w:p w:rsidR="4977B09F" w:rsidP="1944A9E9" w:rsidRDefault="4977B09F" w14:paraId="20353380" w14:textId="36977F17">
      <w:pPr>
        <w:pStyle w:val="Normal"/>
        <w:spacing w:after="120" w:afterAutospacing="off"/>
        <w:ind w:left="720"/>
      </w:pPr>
      <w:r w:rsidR="5BBE6749">
        <w:rPr/>
        <w:t xml:space="preserve">_IO: The </w:t>
      </w:r>
      <w:r w:rsidR="5BBE6749">
        <w:rPr/>
        <w:t>ioctl</w:t>
      </w:r>
      <w:r w:rsidR="5BBE6749">
        <w:rPr/>
        <w:t xml:space="preserve"> does not need data transfer</w:t>
      </w:r>
    </w:p>
    <w:p w:rsidR="4977B09F" w:rsidP="1944A9E9" w:rsidRDefault="4977B09F" w14:paraId="4071454B" w14:textId="23C42D1C">
      <w:pPr>
        <w:pStyle w:val="Normal"/>
        <w:spacing w:after="120" w:afterAutospacing="off"/>
        <w:ind w:left="720"/>
      </w:pPr>
      <w:r w:rsidR="5BBE6749">
        <w:rPr/>
        <w:t xml:space="preserve">_IOW: The </w:t>
      </w:r>
      <w:r w:rsidR="5BBE6749">
        <w:rPr/>
        <w:t>ioctl</w:t>
      </w:r>
      <w:r w:rsidR="5BBE6749">
        <w:rPr/>
        <w:t xml:space="preserve"> needs write parameters (</w:t>
      </w:r>
      <w:r w:rsidR="5BBE6749">
        <w:rPr/>
        <w:t>copy_from_user</w:t>
      </w:r>
      <w:r w:rsidR="5BBE6749">
        <w:rPr/>
        <w:t xml:space="preserve"> or </w:t>
      </w:r>
      <w:r w:rsidR="5BBE6749">
        <w:rPr/>
        <w:t>get_user</w:t>
      </w:r>
      <w:r w:rsidR="5BBE6749">
        <w:rPr/>
        <w:t>)</w:t>
      </w:r>
    </w:p>
    <w:p w:rsidR="4977B09F" w:rsidP="1944A9E9" w:rsidRDefault="4977B09F" w14:paraId="480192DD" w14:textId="011477A1">
      <w:pPr>
        <w:pStyle w:val="Normal"/>
        <w:spacing w:after="120" w:afterAutospacing="off"/>
        <w:ind w:left="720"/>
      </w:pPr>
      <w:r w:rsidR="5BBE6749">
        <w:rPr/>
        <w:t xml:space="preserve">_IOR: The </w:t>
      </w:r>
      <w:r w:rsidR="5BBE6749">
        <w:rPr/>
        <w:t>ioctl</w:t>
      </w:r>
      <w:r w:rsidR="5BBE6749">
        <w:rPr/>
        <w:t xml:space="preserve"> needs read parameters (</w:t>
      </w:r>
      <w:r w:rsidR="5BBE6749">
        <w:rPr/>
        <w:t>copy_to_user</w:t>
      </w:r>
      <w:r w:rsidR="5BBE6749">
        <w:rPr/>
        <w:t xml:space="preserve"> or </w:t>
      </w:r>
      <w:r w:rsidR="5BBE6749">
        <w:rPr/>
        <w:t>put_user</w:t>
      </w:r>
      <w:r w:rsidR="5BBE6749">
        <w:rPr/>
        <w:t>)</w:t>
      </w:r>
    </w:p>
    <w:p w:rsidR="4977B09F" w:rsidP="1944A9E9" w:rsidRDefault="4977B09F" w14:paraId="736C3354" w14:textId="3ED49342">
      <w:pPr>
        <w:pStyle w:val="Normal"/>
        <w:spacing w:after="120" w:afterAutospacing="off"/>
        <w:ind w:left="720"/>
      </w:pPr>
      <w:r w:rsidR="5BBE6749">
        <w:rPr/>
        <w:t xml:space="preserve">_IOWR: The </w:t>
      </w:r>
      <w:r w:rsidR="5BBE6749">
        <w:rPr/>
        <w:t>ioctl</w:t>
      </w:r>
      <w:r w:rsidR="5BBE6749">
        <w:rPr/>
        <w:t xml:space="preserve"> needs both write and read parameters</w:t>
      </w:r>
    </w:p>
    <w:p w:rsidR="4977B09F" w:rsidP="4977B09F" w:rsidRDefault="4977B09F" w14:paraId="0F4E2739" w14:textId="407B1418">
      <w:pPr>
        <w:pStyle w:val="Normal"/>
      </w:pPr>
      <w:r w:rsidR="5BBE6749">
        <w:rPr/>
        <w:t xml:space="preserve"> </w:t>
      </w:r>
    </w:p>
    <w:p w:rsidR="4977B09F" w:rsidP="1944A9E9" w:rsidRDefault="4977B09F" w14:paraId="4C0478DA" w14:textId="04F2DB2A">
      <w:pPr>
        <w:pStyle w:val="Normal"/>
        <w:spacing w:after="0" w:afterAutospacing="off"/>
      </w:pPr>
      <w:r w:rsidR="5BBE6749">
        <w:rPr/>
        <w:t>1. A number coded on 8 bits (0 to 255), called a magic number</w:t>
      </w:r>
    </w:p>
    <w:p w:rsidR="4977B09F" w:rsidP="1944A9E9" w:rsidRDefault="4977B09F" w14:paraId="4D3394A7" w14:textId="4EB5D6E8">
      <w:pPr>
        <w:pStyle w:val="Normal"/>
        <w:spacing w:after="0" w:afterAutospacing="off"/>
      </w:pPr>
      <w:r w:rsidR="5BBE6749">
        <w:rPr/>
        <w:t>2. A sequence number or command ID, also on 8 bits</w:t>
      </w:r>
    </w:p>
    <w:p w:rsidR="4977B09F" w:rsidP="1944A9E9" w:rsidRDefault="4977B09F" w14:paraId="6574D9EA" w14:textId="640D09D9">
      <w:pPr>
        <w:pStyle w:val="Normal"/>
        <w:spacing w:after="0" w:afterAutospacing="off"/>
      </w:pPr>
      <w:r w:rsidR="5BBE6749">
        <w:rPr/>
        <w:t>3. A data type, if any, that will inform the kernel about the size to be copied</w:t>
      </w:r>
    </w:p>
    <w:p w:rsidR="4977B09F" w:rsidP="4977B09F" w:rsidRDefault="4977B09F" w14:paraId="5328A3D0" w14:textId="2463285C">
      <w:pPr>
        <w:pStyle w:val="Normal"/>
      </w:pPr>
      <w:r w:rsidR="5BBE6749">
        <w:rPr/>
        <w:t xml:space="preserve"> </w:t>
      </w:r>
    </w:p>
    <w:p w:rsidR="4977B09F" w:rsidP="1944A9E9" w:rsidRDefault="4977B09F" w14:paraId="0D37D5F3" w14:textId="74EFF340">
      <w:pPr>
        <w:pStyle w:val="ListParagraph"/>
        <w:numPr>
          <w:ilvl w:val="0"/>
          <w:numId w:val="18"/>
        </w:numPr>
        <w:rPr/>
      </w:pPr>
      <w:r w:rsidR="5BBE6749">
        <w:rPr/>
        <w:t>Documentation/</w:t>
      </w:r>
      <w:r w:rsidR="5BBE6749">
        <w:rPr/>
        <w:t>ioctl</w:t>
      </w:r>
      <w:r w:rsidR="5BBE6749">
        <w:rPr/>
        <w:t xml:space="preserve">/ioctl-decoding.txt </w:t>
      </w:r>
    </w:p>
    <w:p w:rsidR="4977B09F" w:rsidP="1944A9E9" w:rsidRDefault="4977B09F" w14:paraId="7D28D280" w14:textId="644387ED">
      <w:pPr>
        <w:pStyle w:val="ListParagraph"/>
        <w:numPr>
          <w:ilvl w:val="0"/>
          <w:numId w:val="18"/>
        </w:numPr>
        <w:rPr/>
      </w:pPr>
      <w:r w:rsidR="5BBE6749">
        <w:rPr/>
        <w:t>Documentation/</w:t>
      </w:r>
      <w:r w:rsidR="5BBE6749">
        <w:rPr/>
        <w:t>ioctl</w:t>
      </w:r>
      <w:r w:rsidR="5BBE6749">
        <w:rPr/>
        <w:t xml:space="preserve">/ioctlnumber.txt, a good place to start when you need to create an </w:t>
      </w:r>
      <w:r w:rsidR="5BBE6749">
        <w:rPr/>
        <w:t>ioctl</w:t>
      </w:r>
      <w:r w:rsidR="5BBE6749">
        <w:rPr/>
        <w:t xml:space="preserve"> command.</w:t>
      </w:r>
    </w:p>
    <w:p w:rsidR="4977B09F" w:rsidP="4977B09F" w:rsidRDefault="4977B09F" w14:paraId="234104E7" w14:textId="58EF4B90">
      <w:pPr>
        <w:pStyle w:val="Normal"/>
      </w:pPr>
      <w:r w:rsidR="5BBE6749">
        <w:rPr/>
        <w:t xml:space="preserve"> </w:t>
      </w:r>
    </w:p>
    <w:p w:rsidR="4977B09F" w:rsidP="1944A9E9" w:rsidRDefault="4977B09F" w14:paraId="38B4B63D" w14:textId="0D90BDFD">
      <w:pPr>
        <w:pStyle w:val="Normal"/>
        <w:rPr>
          <w:b w:val="1"/>
          <w:bCs w:val="1"/>
        </w:rPr>
      </w:pPr>
      <w:r w:rsidRPr="1944A9E9" w:rsidR="5BBE6749">
        <w:rPr>
          <w:b w:val="1"/>
          <w:bCs w:val="1"/>
        </w:rPr>
        <w:t xml:space="preserve">Generating </w:t>
      </w:r>
      <w:r w:rsidRPr="1944A9E9" w:rsidR="5BBE6749">
        <w:rPr>
          <w:b w:val="1"/>
          <w:bCs w:val="1"/>
        </w:rPr>
        <w:t>ioctl</w:t>
      </w:r>
      <w:r w:rsidRPr="1944A9E9" w:rsidR="5BBE6749">
        <w:rPr>
          <w:b w:val="1"/>
          <w:bCs w:val="1"/>
        </w:rPr>
        <w:t xml:space="preserve"> numbers (command)</w:t>
      </w:r>
    </w:p>
    <w:p w:rsidR="4977B09F" w:rsidP="1944A9E9" w:rsidRDefault="4977B09F" w14:paraId="018370F8" w14:textId="1A6828F5">
      <w:pPr>
        <w:pStyle w:val="Normal"/>
        <w:jc w:val="both"/>
      </w:pPr>
      <w:r w:rsidR="5BBE6749">
        <w:rPr/>
        <w:t xml:space="preserve">You should generate their own </w:t>
      </w:r>
      <w:r w:rsidR="5BBE6749">
        <w:rPr/>
        <w:t>ioctl</w:t>
      </w:r>
      <w:r w:rsidR="5BBE6749">
        <w:rPr/>
        <w:t xml:space="preserve"> number in a dedicated header file. It is not mandatory,</w:t>
      </w:r>
      <w:r w:rsidR="17980F16">
        <w:rPr/>
        <w:t xml:space="preserve"> </w:t>
      </w:r>
      <w:r w:rsidR="5BBE6749">
        <w:rPr/>
        <w:t xml:space="preserve">but it is </w:t>
      </w:r>
      <w:r w:rsidR="5BBE6749">
        <w:rPr/>
        <w:t>recommended, since</w:t>
      </w:r>
      <w:r w:rsidR="5BBE6749">
        <w:rPr/>
        <w:t xml:space="preserve"> this header should be available in user space too. In other</w:t>
      </w:r>
      <w:r w:rsidR="278529F3">
        <w:rPr/>
        <w:t xml:space="preserve"> </w:t>
      </w:r>
      <w:r w:rsidR="5BBE6749">
        <w:rPr/>
        <w:t xml:space="preserve">words, you should duplicate the </w:t>
      </w:r>
      <w:r w:rsidR="5BBE6749">
        <w:rPr/>
        <w:t>ioctl</w:t>
      </w:r>
      <w:r w:rsidR="5BBE6749">
        <w:rPr/>
        <w:t xml:space="preserve"> header file so that there is one in the kernel and one</w:t>
      </w:r>
      <w:r w:rsidR="6A0E9E67">
        <w:rPr/>
        <w:t xml:space="preserve"> </w:t>
      </w:r>
      <w:r w:rsidR="5BBE6749">
        <w:rPr/>
        <w:t>in the user space, which you can include in user apps.</w:t>
      </w:r>
    </w:p>
    <w:p w:rsidR="4977B09F" w:rsidP="4977B09F" w:rsidRDefault="4977B09F" w14:paraId="465899FB" w14:textId="5CF19720">
      <w:pPr>
        <w:pStyle w:val="Normal"/>
      </w:pPr>
      <w:r w:rsidR="5BBE6749">
        <w:rPr/>
        <w:t>steps:</w:t>
      </w:r>
    </w:p>
    <w:p w:rsidR="4977B09F" w:rsidP="1944A9E9" w:rsidRDefault="4977B09F" w14:paraId="48583AE4" w14:textId="489D024D">
      <w:pPr>
        <w:pStyle w:val="Normal"/>
        <w:spacing w:after="0" w:afterAutospacing="off"/>
      </w:pPr>
      <w:r w:rsidR="5BBE6749">
        <w:rPr/>
        <w:t xml:space="preserve">1. </w:t>
      </w:r>
      <w:r w:rsidR="5BBE6749">
        <w:rPr/>
        <w:t>identify</w:t>
      </w:r>
      <w:r w:rsidR="5BBE6749">
        <w:rPr/>
        <w:t xml:space="preserve"> special operations on device</w:t>
      </w:r>
    </w:p>
    <w:p w:rsidR="4977B09F" w:rsidP="1944A9E9" w:rsidRDefault="4977B09F" w14:paraId="0943B3EE" w14:textId="30A3B93D">
      <w:pPr>
        <w:pStyle w:val="Normal"/>
        <w:spacing w:after="0" w:afterAutospacing="off"/>
      </w:pPr>
      <w:r w:rsidR="5BBE6749">
        <w:rPr/>
        <w:t>2. create request commands</w:t>
      </w:r>
    </w:p>
    <w:p w:rsidR="4977B09F" w:rsidP="1944A9E9" w:rsidRDefault="4977B09F" w14:paraId="52B76BEA" w14:textId="2E5A5D33">
      <w:pPr>
        <w:pStyle w:val="Normal"/>
        <w:spacing w:after="0" w:afterAutospacing="off"/>
      </w:pPr>
      <w:r w:rsidR="5BBE6749">
        <w:rPr/>
        <w:t>3. implement support for commands</w:t>
      </w:r>
    </w:p>
    <w:p w:rsidR="4977B09F" w:rsidP="4977B09F" w:rsidRDefault="4977B09F" w14:paraId="309D378C" w14:textId="05F85956">
      <w:pPr>
        <w:pStyle w:val="Normal"/>
      </w:pPr>
      <w:r w:rsidR="5BBE6749">
        <w:rPr/>
        <w:t xml:space="preserve"> </w:t>
      </w:r>
    </w:p>
    <w:p w:rsidR="4977B09F" w:rsidP="1944A9E9" w:rsidRDefault="4977B09F" w14:paraId="4AD83A26" w14:textId="4DEFFE2E">
      <w:pPr>
        <w:pStyle w:val="Normal"/>
        <w:spacing w:after="0" w:afterAutospacing="off"/>
        <w:ind w:left="567"/>
      </w:pPr>
      <w:r w:rsidR="5BBE6749">
        <w:rPr/>
        <w:t>#ifndef PACKT_IOCTL_H</w:t>
      </w:r>
    </w:p>
    <w:p w:rsidR="4977B09F" w:rsidP="1944A9E9" w:rsidRDefault="4977B09F" w14:paraId="44B09C97" w14:textId="436292AA">
      <w:pPr>
        <w:pStyle w:val="Normal"/>
        <w:spacing w:after="0" w:afterAutospacing="off"/>
        <w:ind w:left="567"/>
      </w:pPr>
      <w:r w:rsidR="5BBE6749">
        <w:rPr/>
        <w:t>#define PACKT_IOCTL_H</w:t>
      </w:r>
    </w:p>
    <w:p w:rsidR="4977B09F" w:rsidP="1944A9E9" w:rsidRDefault="4977B09F" w14:paraId="09752C4F" w14:textId="09F2E80C">
      <w:pPr>
        <w:pStyle w:val="Normal"/>
        <w:spacing w:after="0" w:afterAutospacing="off"/>
        <w:ind w:left="567"/>
      </w:pPr>
      <w:r w:rsidR="5BBE6749">
        <w:rPr/>
        <w:t>/*</w:t>
      </w:r>
    </w:p>
    <w:p w:rsidR="4977B09F" w:rsidP="1944A9E9" w:rsidRDefault="4977B09F" w14:paraId="3FD74FFA" w14:textId="1BF66C58">
      <w:pPr>
        <w:pStyle w:val="Normal"/>
        <w:spacing w:after="0" w:afterAutospacing="off"/>
        <w:ind w:left="567"/>
      </w:pPr>
      <w:r w:rsidR="5BBE6749">
        <w:rPr/>
        <w:t>* We need to choose a magic number for our driver, and sequential numbers</w:t>
      </w:r>
    </w:p>
    <w:p w:rsidR="4977B09F" w:rsidP="1944A9E9" w:rsidRDefault="4977B09F" w14:paraId="152A62A7" w14:textId="3C94B12D">
      <w:pPr>
        <w:pStyle w:val="Normal"/>
        <w:spacing w:after="0" w:afterAutospacing="off"/>
        <w:ind w:left="567"/>
      </w:pPr>
      <w:r w:rsidR="5BBE6749">
        <w:rPr/>
        <w:t xml:space="preserve">* </w:t>
      </w:r>
      <w:r w:rsidR="5BBE6749">
        <w:rPr/>
        <w:t>for</w:t>
      </w:r>
      <w:r w:rsidR="5BBE6749">
        <w:rPr/>
        <w:t xml:space="preserve"> each command:</w:t>
      </w:r>
    </w:p>
    <w:p w:rsidR="4977B09F" w:rsidP="1944A9E9" w:rsidRDefault="4977B09F" w14:paraId="021CDF48" w14:textId="1952D9D6">
      <w:pPr>
        <w:pStyle w:val="Normal"/>
        <w:spacing w:after="0" w:afterAutospacing="off"/>
        <w:ind w:left="567"/>
      </w:pPr>
      <w:r w:rsidR="5BBE6749">
        <w:rPr/>
        <w:t>*/</w:t>
      </w:r>
    </w:p>
    <w:p w:rsidR="4977B09F" w:rsidP="1944A9E9" w:rsidRDefault="4977B09F" w14:paraId="1364DD20" w14:textId="42F1F16B">
      <w:pPr>
        <w:pStyle w:val="Normal"/>
        <w:spacing w:after="0" w:afterAutospacing="off"/>
        <w:ind w:left="567"/>
      </w:pPr>
      <w:r w:rsidR="5BBE6749">
        <w:rPr/>
        <w:t>#define EEP_MAGIC 'E'</w:t>
      </w:r>
    </w:p>
    <w:p w:rsidR="4977B09F" w:rsidP="1944A9E9" w:rsidRDefault="4977B09F" w14:paraId="6A47A4B8" w14:textId="399F19E7">
      <w:pPr>
        <w:pStyle w:val="Normal"/>
        <w:spacing w:after="0" w:afterAutospacing="off"/>
        <w:ind w:left="567"/>
      </w:pPr>
      <w:r w:rsidR="5BBE6749">
        <w:rPr/>
        <w:t>#define ERASE_SEQ_NO 0x01</w:t>
      </w:r>
    </w:p>
    <w:p w:rsidR="4977B09F" w:rsidP="1944A9E9" w:rsidRDefault="4977B09F" w14:paraId="1DE6171A" w14:textId="5C68AD93">
      <w:pPr>
        <w:pStyle w:val="Normal"/>
        <w:spacing w:after="0" w:afterAutospacing="off"/>
        <w:ind w:left="567"/>
      </w:pPr>
      <w:r w:rsidR="5BBE6749">
        <w:rPr/>
        <w:t>#define RENAME_SEQ_NO 0x02</w:t>
      </w:r>
    </w:p>
    <w:p w:rsidR="4977B09F" w:rsidP="1944A9E9" w:rsidRDefault="4977B09F" w14:paraId="60601C12" w14:textId="4799DFD1">
      <w:pPr>
        <w:pStyle w:val="Normal"/>
        <w:spacing w:after="0" w:afterAutospacing="off"/>
        <w:ind w:left="567"/>
      </w:pPr>
      <w:r w:rsidR="5BBE6749">
        <w:rPr/>
        <w:t xml:space="preserve">#define </w:t>
      </w:r>
      <w:r w:rsidR="5BBE6749">
        <w:rPr/>
        <w:t>ClEAR_BYTE_SEQ_NO</w:t>
      </w:r>
      <w:r w:rsidR="5BBE6749">
        <w:rPr/>
        <w:t xml:space="preserve"> 0x03</w:t>
      </w:r>
    </w:p>
    <w:p w:rsidR="4977B09F" w:rsidP="1944A9E9" w:rsidRDefault="4977B09F" w14:paraId="4E0B75B0" w14:textId="14E91A90">
      <w:pPr>
        <w:pStyle w:val="Normal"/>
        <w:spacing w:after="0" w:afterAutospacing="off"/>
        <w:ind w:left="567"/>
      </w:pPr>
      <w:r w:rsidR="5BBE6749">
        <w:rPr/>
        <w:t>#define GET_SIZE 0x04</w:t>
      </w:r>
    </w:p>
    <w:p w:rsidR="4977B09F" w:rsidP="1944A9E9" w:rsidRDefault="4977B09F" w14:paraId="2418E21E" w14:textId="3214C5D6">
      <w:pPr>
        <w:pStyle w:val="Normal"/>
        <w:spacing w:after="0" w:afterAutospacing="off"/>
        <w:ind w:left="567"/>
      </w:pPr>
      <w:r w:rsidR="5BBE6749">
        <w:rPr/>
        <w:t>/*</w:t>
      </w:r>
    </w:p>
    <w:p w:rsidR="4977B09F" w:rsidP="1944A9E9" w:rsidRDefault="4977B09F" w14:paraId="3D6D9FB6" w14:textId="35A93103">
      <w:pPr>
        <w:pStyle w:val="Normal"/>
        <w:spacing w:after="0" w:afterAutospacing="off"/>
        <w:ind w:left="567"/>
      </w:pPr>
      <w:r w:rsidR="5BBE6749">
        <w:rPr/>
        <w:t xml:space="preserve">* Partition name must be </w:t>
      </w:r>
      <w:r w:rsidR="5BBE6749">
        <w:rPr/>
        <w:t>32 byte</w:t>
      </w:r>
      <w:r w:rsidR="5BBE6749">
        <w:rPr/>
        <w:t xml:space="preserve"> max</w:t>
      </w:r>
    </w:p>
    <w:p w:rsidR="4977B09F" w:rsidP="1944A9E9" w:rsidRDefault="4977B09F" w14:paraId="3F2BCCD0" w14:textId="04D7F209">
      <w:pPr>
        <w:pStyle w:val="Normal"/>
        <w:spacing w:after="0" w:afterAutospacing="off"/>
        <w:ind w:left="567"/>
      </w:pPr>
      <w:r w:rsidR="5BBE6749">
        <w:rPr/>
        <w:t>*/</w:t>
      </w:r>
    </w:p>
    <w:p w:rsidR="4977B09F" w:rsidP="1944A9E9" w:rsidRDefault="4977B09F" w14:paraId="318A2DE3" w14:textId="100DED69">
      <w:pPr>
        <w:pStyle w:val="Normal"/>
        <w:spacing w:after="0" w:afterAutospacing="off"/>
        <w:ind w:left="567"/>
      </w:pPr>
      <w:r w:rsidR="5BBE6749">
        <w:rPr/>
        <w:t>#define MAX_PART_NAME 32</w:t>
      </w:r>
    </w:p>
    <w:p w:rsidR="4977B09F" w:rsidP="1944A9E9" w:rsidRDefault="4977B09F" w14:paraId="227CB8D3" w14:textId="3368ADBC">
      <w:pPr>
        <w:pStyle w:val="Normal"/>
        <w:spacing w:after="0" w:afterAutospacing="off"/>
        <w:ind w:left="567"/>
      </w:pPr>
      <w:r w:rsidR="5BBE6749">
        <w:rPr/>
        <w:t>/*</w:t>
      </w:r>
    </w:p>
    <w:p w:rsidR="4977B09F" w:rsidP="1944A9E9" w:rsidRDefault="4977B09F" w14:paraId="436425AD" w14:textId="46F25760">
      <w:pPr>
        <w:pStyle w:val="Normal"/>
        <w:spacing w:after="0" w:afterAutospacing="off"/>
        <w:ind w:left="567"/>
      </w:pPr>
      <w:r w:rsidR="5BBE6749">
        <w:rPr/>
        <w:t xml:space="preserve">* Now </w:t>
      </w:r>
      <w:r w:rsidR="5BBE6749">
        <w:rPr/>
        <w:t>let's</w:t>
      </w:r>
      <w:r w:rsidR="5BBE6749">
        <w:rPr/>
        <w:t xml:space="preserve"> define our </w:t>
      </w:r>
      <w:r w:rsidR="5BBE6749">
        <w:rPr/>
        <w:t>ioctl</w:t>
      </w:r>
      <w:r w:rsidR="5BBE6749">
        <w:rPr/>
        <w:t xml:space="preserve"> numbers:</w:t>
      </w:r>
    </w:p>
    <w:p w:rsidR="4977B09F" w:rsidP="1944A9E9" w:rsidRDefault="4977B09F" w14:paraId="27E27781" w14:textId="1F385F91">
      <w:pPr>
        <w:pStyle w:val="Normal"/>
        <w:spacing w:after="0" w:afterAutospacing="off"/>
        <w:ind w:left="567"/>
      </w:pPr>
      <w:r w:rsidR="5BBE6749">
        <w:rPr/>
        <w:t>*/</w:t>
      </w:r>
    </w:p>
    <w:p w:rsidR="4977B09F" w:rsidP="1944A9E9" w:rsidRDefault="4977B09F" w14:paraId="163274CE" w14:textId="2C33523C">
      <w:pPr>
        <w:pStyle w:val="Normal"/>
        <w:spacing w:after="0" w:afterAutospacing="off"/>
        <w:ind w:left="567"/>
      </w:pPr>
      <w:r w:rsidR="5BBE6749">
        <w:rPr/>
        <w:t>#define EEP_ERASE _</w:t>
      </w:r>
      <w:r w:rsidR="5BBE6749">
        <w:rPr/>
        <w:t>IO(</w:t>
      </w:r>
      <w:r w:rsidR="5BBE6749">
        <w:rPr/>
        <w:t>EEP_MAGIC, ERASE_SEQ_NO)</w:t>
      </w:r>
    </w:p>
    <w:p w:rsidR="4977B09F" w:rsidP="1944A9E9" w:rsidRDefault="4977B09F" w14:paraId="335FC4CD" w14:textId="3008C945">
      <w:pPr>
        <w:pStyle w:val="Normal"/>
        <w:spacing w:after="0" w:afterAutospacing="off"/>
        <w:ind w:left="567"/>
      </w:pPr>
      <w:r w:rsidR="5BBE6749">
        <w:rPr/>
        <w:t>#define EEP_RENAME_PART _</w:t>
      </w:r>
      <w:r w:rsidR="5BBE6749">
        <w:rPr/>
        <w:t>IOW(</w:t>
      </w:r>
      <w:r w:rsidR="5BBE6749">
        <w:rPr/>
        <w:t>EEP_MAGIC, RENAME_SEQ_NO, unsigned long)</w:t>
      </w:r>
    </w:p>
    <w:p w:rsidR="4977B09F" w:rsidP="1944A9E9" w:rsidRDefault="4977B09F" w14:paraId="362A4F89" w14:textId="294BD566">
      <w:pPr>
        <w:pStyle w:val="Normal"/>
        <w:spacing w:after="0" w:afterAutospacing="off"/>
        <w:ind w:left="567"/>
      </w:pPr>
      <w:r w:rsidR="5BBE6749">
        <w:rPr/>
        <w:t>#define EEP_GET_SIZE _</w:t>
      </w:r>
      <w:r w:rsidR="5BBE6749">
        <w:rPr/>
        <w:t>IOR(</w:t>
      </w:r>
      <w:r w:rsidR="5BBE6749">
        <w:rPr/>
        <w:t>EEP_MAGIC, GET_SIZE, int *)</w:t>
      </w:r>
    </w:p>
    <w:p w:rsidR="4977B09F" w:rsidP="1944A9E9" w:rsidRDefault="4977B09F" w14:paraId="49E3B9F3" w14:textId="5EFEFE63">
      <w:pPr>
        <w:pStyle w:val="Normal"/>
        <w:spacing w:after="0" w:afterAutospacing="off"/>
        <w:ind w:left="567"/>
      </w:pPr>
      <w:r w:rsidR="5BBE6749">
        <w:rPr/>
        <w:t>#endif</w:t>
      </w:r>
    </w:p>
    <w:p w:rsidR="4977B09F" w:rsidP="4977B09F" w:rsidRDefault="4977B09F" w14:paraId="663683B7" w14:textId="3D467E0F">
      <w:pPr>
        <w:pStyle w:val="Normal"/>
      </w:pPr>
      <w:r w:rsidR="5BBE6749">
        <w:rPr/>
        <w:t xml:space="preserve"> </w:t>
      </w:r>
    </w:p>
    <w:p w:rsidR="4977B09F" w:rsidP="4977B09F" w:rsidRDefault="4977B09F" w14:paraId="5882867B" w14:textId="6C6DE6D1">
      <w:pPr>
        <w:pStyle w:val="Normal"/>
      </w:pPr>
      <w:r w:rsidR="5BBE6749">
        <w:rPr/>
        <w:t xml:space="preserve"> </w:t>
      </w:r>
    </w:p>
    <w:p w:rsidR="4977B09F" w:rsidP="1944A9E9" w:rsidRDefault="4977B09F" w14:paraId="6FFC78AF" w14:textId="65F22284">
      <w:pPr>
        <w:pStyle w:val="Normal"/>
        <w:ind w:left="567"/>
      </w:pPr>
      <w:r w:rsidR="5BBE6749">
        <w:rPr/>
        <w:t xml:space="preserve">long </w:t>
      </w:r>
      <w:r w:rsidR="5BBE6749">
        <w:rPr/>
        <w:t>ioctl</w:t>
      </w:r>
      <w:r w:rsidR="5BBE6749">
        <w:rPr/>
        <w:t xml:space="preserve">(struct file *f, unsigned int </w:t>
      </w:r>
      <w:r w:rsidR="5BBE6749">
        <w:rPr/>
        <w:t>cmd</w:t>
      </w:r>
      <w:r w:rsidR="5BBE6749">
        <w:rPr/>
        <w:t xml:space="preserve">, unsigned long </w:t>
      </w:r>
      <w:r w:rsidR="5BBE6749">
        <w:rPr/>
        <w:t>arg</w:t>
      </w:r>
      <w:r w:rsidR="5BBE6749">
        <w:rPr/>
        <w:t>);</w:t>
      </w:r>
    </w:p>
    <w:p w:rsidR="4977B09F" w:rsidP="4977B09F" w:rsidRDefault="4977B09F" w14:paraId="54B75A05" w14:textId="28EC1632">
      <w:pPr>
        <w:pStyle w:val="Normal"/>
      </w:pPr>
      <w:r w:rsidR="5BBE6749">
        <w:rPr/>
        <w:t xml:space="preserve"> </w:t>
      </w:r>
    </w:p>
    <w:p w:rsidR="4977B09F" w:rsidP="1944A9E9" w:rsidRDefault="4977B09F" w14:paraId="06E773D9" w14:textId="280AC36A">
      <w:pPr>
        <w:pStyle w:val="Normal"/>
        <w:ind w:left="567"/>
      </w:pPr>
      <w:r w:rsidR="5BBE6749">
        <w:rPr/>
        <w:t xml:space="preserve">There is only one step: use a switch ... case statement and </w:t>
      </w:r>
    </w:p>
    <w:p w:rsidR="4977B09F" w:rsidP="1944A9E9" w:rsidRDefault="4977B09F" w14:paraId="4D95FE84" w14:textId="621262BD">
      <w:pPr>
        <w:pStyle w:val="Normal"/>
        <w:ind w:left="567"/>
      </w:pPr>
      <w:r w:rsidR="5BBE6749">
        <w:rPr/>
        <w:t xml:space="preserve">return an -ENOTTY error when an undefined </w:t>
      </w:r>
      <w:r w:rsidR="5BBE6749">
        <w:rPr/>
        <w:t>ioctl</w:t>
      </w:r>
      <w:r w:rsidR="5BBE6749">
        <w:rPr/>
        <w:t xml:space="preserve"> command is called.</w:t>
      </w:r>
    </w:p>
    <w:p w:rsidR="4977B09F" w:rsidP="4977B09F" w:rsidRDefault="4977B09F" w14:paraId="291FD661" w14:textId="7435ED89">
      <w:pPr>
        <w:pStyle w:val="Normal"/>
      </w:pPr>
      <w:r w:rsidR="5BBE6749">
        <w:rPr/>
        <w:t xml:space="preserve"> </w:t>
      </w:r>
    </w:p>
    <w:p w:rsidR="4977B09F" w:rsidP="1944A9E9" w:rsidRDefault="4977B09F" w14:paraId="282870C5" w14:textId="15F6A28E">
      <w:pPr>
        <w:pStyle w:val="Normal"/>
        <w:rPr>
          <w:b w:val="1"/>
          <w:bCs w:val="1"/>
        </w:rPr>
      </w:pPr>
      <w:r w:rsidRPr="1944A9E9" w:rsidR="5BBE6749">
        <w:rPr>
          <w:b w:val="1"/>
          <w:bCs w:val="1"/>
        </w:rPr>
        <w:t>container_of</w:t>
      </w:r>
      <w:r w:rsidRPr="1944A9E9" w:rsidR="5BBE6749">
        <w:rPr>
          <w:b w:val="1"/>
          <w:bCs w:val="1"/>
        </w:rPr>
        <w:t xml:space="preserve"> </w:t>
      </w:r>
      <w:r w:rsidRPr="1944A9E9" w:rsidR="5BBE6749">
        <w:rPr>
          <w:b w:val="1"/>
          <w:bCs w:val="1"/>
        </w:rPr>
        <w:t>macro :</w:t>
      </w:r>
      <w:r w:rsidRPr="1944A9E9" w:rsidR="5BBE6749">
        <w:rPr>
          <w:b w:val="1"/>
          <w:bCs w:val="1"/>
        </w:rPr>
        <w:t xml:space="preserve"> </w:t>
      </w:r>
    </w:p>
    <w:p w:rsidR="4977B09F" w:rsidP="4977B09F" w:rsidRDefault="4977B09F" w14:paraId="7AE76BE7" w14:textId="41839EF6">
      <w:pPr>
        <w:pStyle w:val="Normal"/>
      </w:pPr>
      <w:r w:rsidR="5BBE6749">
        <w:rPr/>
        <w:t>container_of macro is used to find the container of the given field of a structure</w:t>
      </w:r>
    </w:p>
    <w:p w:rsidR="4977B09F" w:rsidP="4977B09F" w:rsidRDefault="4977B09F" w14:paraId="692976DA" w14:textId="4929C878">
      <w:pPr>
        <w:pStyle w:val="Normal"/>
      </w:pPr>
      <w:r w:rsidR="5BBE6749">
        <w:rPr/>
        <w:t xml:space="preserve"> </w:t>
      </w:r>
    </w:p>
    <w:p w:rsidR="4977B09F" w:rsidP="1944A9E9" w:rsidRDefault="4977B09F" w14:paraId="59F762FD" w14:textId="3DA3F6F8">
      <w:pPr>
        <w:pStyle w:val="Normal"/>
        <w:spacing w:after="0" w:afterAutospacing="off"/>
      </w:pPr>
      <w:r w:rsidR="5BBE6749">
        <w:rPr/>
        <w:t>include/</w:t>
      </w:r>
      <w:r w:rsidR="5BBE6749">
        <w:rPr/>
        <w:t>linux</w:t>
      </w:r>
      <w:r w:rsidR="5BBE6749">
        <w:rPr/>
        <w:t>/</w:t>
      </w:r>
      <w:r w:rsidR="5BBE6749">
        <w:rPr/>
        <w:t>kernel.h</w:t>
      </w:r>
    </w:p>
    <w:p w:rsidR="4977B09F" w:rsidP="1944A9E9" w:rsidRDefault="4977B09F" w14:paraId="7A3D6038" w14:textId="5BB82C4C">
      <w:pPr>
        <w:pStyle w:val="Normal"/>
        <w:spacing w:after="0" w:afterAutospacing="off"/>
      </w:pPr>
      <w:r w:rsidR="5BBE6749">
        <w:rPr/>
        <w:t xml:space="preserve"> </w:t>
      </w:r>
    </w:p>
    <w:p w:rsidR="4977B09F" w:rsidP="1944A9E9" w:rsidRDefault="4977B09F" w14:paraId="0978DB4E" w14:textId="04254B01">
      <w:pPr>
        <w:pStyle w:val="Normal"/>
        <w:spacing w:after="0" w:afterAutospacing="off"/>
      </w:pPr>
      <w:r w:rsidR="5BBE6749">
        <w:rPr/>
        <w:t xml:space="preserve">#define </w:t>
      </w:r>
      <w:r w:rsidR="5BBE6749">
        <w:rPr/>
        <w:t>container_of</w:t>
      </w:r>
      <w:r w:rsidR="5BBE6749">
        <w:rPr/>
        <w:t>(</w:t>
      </w:r>
      <w:r w:rsidR="5BBE6749">
        <w:rPr/>
        <w:t>ptr</w:t>
      </w:r>
      <w:r w:rsidR="5BBE6749">
        <w:rPr/>
        <w:t xml:space="preserve">, type, member) </w:t>
      </w:r>
      <w:r w:rsidR="5BBE6749">
        <w:rPr/>
        <w:t>({ \</w:t>
      </w:r>
    </w:p>
    <w:p w:rsidR="4977B09F" w:rsidP="1944A9E9" w:rsidRDefault="4977B09F" w14:paraId="59C82A29" w14:textId="499AF2F3">
      <w:pPr>
        <w:pStyle w:val="Normal"/>
        <w:spacing w:after="0" w:afterAutospacing="off"/>
      </w:pPr>
      <w:r w:rsidR="5BBE6749">
        <w:rPr/>
        <w:t xml:space="preserve">const </w:t>
      </w:r>
      <w:r w:rsidR="5BBE6749">
        <w:rPr/>
        <w:t>typeof</w:t>
      </w:r>
      <w:r w:rsidR="5BBE6749">
        <w:rPr/>
        <w:t>(((type *)0)-&gt;member) * __</w:t>
      </w:r>
      <w:r w:rsidR="5BBE6749">
        <w:rPr/>
        <w:t>mptr</w:t>
      </w:r>
      <w:r w:rsidR="5BBE6749">
        <w:rPr/>
        <w:t xml:space="preserve"> = (</w:t>
      </w:r>
      <w:r w:rsidR="5BBE6749">
        <w:rPr/>
        <w:t>ptr</w:t>
      </w:r>
      <w:r w:rsidR="5BBE6749">
        <w:rPr/>
        <w:t>); \</w:t>
      </w:r>
    </w:p>
    <w:p w:rsidR="4977B09F" w:rsidP="1944A9E9" w:rsidRDefault="4977B09F" w14:paraId="715294F0" w14:textId="270B7F22">
      <w:pPr>
        <w:pStyle w:val="Normal"/>
        <w:spacing w:after="0" w:afterAutospacing="off"/>
      </w:pPr>
      <w:r w:rsidR="5BBE6749">
        <w:rPr/>
        <w:t xml:space="preserve">(type </w:t>
      </w:r>
      <w:r w:rsidR="5BBE6749">
        <w:rPr/>
        <w:t>*)(</w:t>
      </w:r>
      <w:r w:rsidR="5BBE6749">
        <w:rPr/>
        <w:t xml:space="preserve">(char </w:t>
      </w:r>
      <w:r w:rsidR="5BBE6749">
        <w:rPr/>
        <w:t>*)_</w:t>
      </w:r>
      <w:r w:rsidR="5BBE6749">
        <w:rPr/>
        <w:t>_</w:t>
      </w:r>
      <w:r w:rsidR="5BBE6749">
        <w:rPr/>
        <w:t>mptr</w:t>
      </w:r>
      <w:r w:rsidR="5BBE6749">
        <w:rPr/>
        <w:t xml:space="preserve"> - </w:t>
      </w:r>
      <w:r w:rsidR="5BBE6749">
        <w:rPr/>
        <w:t>offsetof</w:t>
      </w:r>
      <w:r w:rsidR="5BBE6749">
        <w:rPr/>
        <w:t xml:space="preserve">(type, member)); </w:t>
      </w:r>
    </w:p>
    <w:p w:rsidR="4977B09F" w:rsidP="1944A9E9" w:rsidRDefault="4977B09F" w14:paraId="0E6988E5" w14:textId="72414CD1">
      <w:pPr>
        <w:pStyle w:val="Normal"/>
        <w:spacing w:after="0" w:afterAutospacing="off"/>
      </w:pPr>
      <w:r w:rsidR="5BBE6749">
        <w:rPr/>
        <w:t>})</w:t>
      </w:r>
    </w:p>
    <w:p w:rsidR="4977B09F" w:rsidP="4977B09F" w:rsidRDefault="4977B09F" w14:paraId="6EE1159E" w14:textId="0053E11A">
      <w:pPr>
        <w:pStyle w:val="Normal"/>
      </w:pPr>
      <w:r w:rsidR="5BBE6749">
        <w:rPr/>
        <w:t xml:space="preserve"> </w:t>
      </w:r>
    </w:p>
    <w:p w:rsidR="4977B09F" w:rsidP="4977B09F" w:rsidRDefault="4977B09F" w14:paraId="4CCCF326" w14:textId="08E247D4">
      <w:pPr>
        <w:pStyle w:val="Normal"/>
      </w:pPr>
      <w:r w:rsidR="5BBE6749">
        <w:rPr/>
        <w:t>eg:</w:t>
      </w:r>
    </w:p>
    <w:p w:rsidR="4977B09F" w:rsidP="1944A9E9" w:rsidRDefault="4977B09F" w14:paraId="64E273F1" w14:textId="41F6C503">
      <w:pPr>
        <w:pStyle w:val="Normal"/>
        <w:ind w:left="567"/>
      </w:pPr>
      <w:r w:rsidR="5BBE6749">
        <w:rPr/>
        <w:t xml:space="preserve"> </w:t>
      </w:r>
      <w:r w:rsidR="5BBE6749">
        <w:rPr/>
        <w:t>container_of</w:t>
      </w:r>
      <w:r w:rsidR="5BBE6749">
        <w:rPr/>
        <w:t xml:space="preserve">(pointer, </w:t>
      </w:r>
      <w:r w:rsidR="5BBE6749">
        <w:rPr/>
        <w:t>container_type</w:t>
      </w:r>
      <w:r w:rsidR="5BBE6749">
        <w:rPr/>
        <w:t xml:space="preserve">, </w:t>
      </w:r>
      <w:r w:rsidR="5BBE6749">
        <w:rPr/>
        <w:t>container_field</w:t>
      </w:r>
      <w:r w:rsidR="5BBE6749">
        <w:rPr/>
        <w:t>);</w:t>
      </w:r>
    </w:p>
    <w:p w:rsidR="4977B09F" w:rsidP="1944A9E9" w:rsidRDefault="4977B09F" w14:paraId="404073CC" w14:textId="7C150876">
      <w:pPr>
        <w:pStyle w:val="Normal"/>
        <w:ind w:left="567"/>
      </w:pPr>
      <w:r w:rsidR="5BBE6749">
        <w:rPr/>
        <w:t xml:space="preserve"> </w:t>
      </w:r>
    </w:p>
    <w:p w:rsidR="4977B09F" w:rsidP="1944A9E9" w:rsidRDefault="4977B09F" w14:paraId="6A4E07DA" w14:textId="2EFE6B65">
      <w:pPr>
        <w:pStyle w:val="Normal"/>
        <w:ind w:left="567"/>
      </w:pPr>
      <w:r w:rsidR="5BBE6749">
        <w:rPr/>
        <w:t>pointer: This is the pointer to the field in the structure</w:t>
      </w:r>
    </w:p>
    <w:p w:rsidR="4977B09F" w:rsidP="1944A9E9" w:rsidRDefault="4977B09F" w14:paraId="0BE97B90" w14:textId="448008AA">
      <w:pPr>
        <w:pStyle w:val="Normal"/>
        <w:ind w:left="567"/>
      </w:pPr>
      <w:r w:rsidR="5BBE6749">
        <w:rPr/>
        <w:t>container_type</w:t>
      </w:r>
      <w:r w:rsidR="5BBE6749">
        <w:rPr/>
        <w:t>: This is the type of structure wrapping (containing) the pointer</w:t>
      </w:r>
    </w:p>
    <w:p w:rsidR="4977B09F" w:rsidP="1944A9E9" w:rsidRDefault="4977B09F" w14:paraId="735F638F" w14:textId="16DF82A2">
      <w:pPr>
        <w:pStyle w:val="Normal"/>
        <w:ind w:left="567"/>
      </w:pPr>
      <w:r w:rsidR="5BBE6749">
        <w:rPr/>
        <w:t>container_field</w:t>
      </w:r>
      <w:r w:rsidR="5BBE6749">
        <w:rPr/>
        <w:t>: This is the name of the field to which pointer points inside the structure</w:t>
      </w:r>
    </w:p>
    <w:p w:rsidR="4977B09F" w:rsidP="1944A9E9" w:rsidRDefault="4977B09F" w14:paraId="60249B71" w14:textId="0BA63D16">
      <w:pPr>
        <w:pStyle w:val="Normal"/>
        <w:ind w:left="567"/>
      </w:pPr>
      <w:r w:rsidR="5BBE6749">
        <w:rPr/>
        <w:t xml:space="preserve"> </w:t>
      </w:r>
    </w:p>
    <w:p w:rsidR="4977B09F" w:rsidP="1944A9E9" w:rsidRDefault="4977B09F" w14:paraId="5966B2C9" w14:textId="13A2DDA0">
      <w:pPr>
        <w:pStyle w:val="Normal"/>
        <w:spacing w:after="0" w:afterAutospacing="off"/>
        <w:ind w:left="567"/>
      </w:pPr>
      <w:r w:rsidR="5BBE6749">
        <w:rPr/>
        <w:t xml:space="preserve">  struct person {</w:t>
      </w:r>
    </w:p>
    <w:p w:rsidR="4977B09F" w:rsidP="1944A9E9" w:rsidRDefault="4977B09F" w14:paraId="4D7D64FA" w14:textId="182CE6E1">
      <w:pPr>
        <w:pStyle w:val="Normal"/>
        <w:spacing w:after="0" w:afterAutospacing="off"/>
        <w:ind w:left="567"/>
      </w:pPr>
      <w:r w:rsidR="5BBE6749">
        <w:rPr/>
        <w:t>int age;</w:t>
      </w:r>
    </w:p>
    <w:p w:rsidR="4977B09F" w:rsidP="1944A9E9" w:rsidRDefault="4977B09F" w14:paraId="670CF6C1" w14:textId="7FD84F34">
      <w:pPr>
        <w:pStyle w:val="Normal"/>
        <w:spacing w:after="0" w:afterAutospacing="off"/>
        <w:ind w:left="567"/>
      </w:pPr>
      <w:r w:rsidR="5BBE6749">
        <w:rPr/>
        <w:t>int salary;</w:t>
      </w:r>
    </w:p>
    <w:p w:rsidR="4977B09F" w:rsidP="1944A9E9" w:rsidRDefault="4977B09F" w14:paraId="68188E24" w14:textId="587B0AB9">
      <w:pPr>
        <w:pStyle w:val="Normal"/>
        <w:spacing w:after="0" w:afterAutospacing="off"/>
        <w:ind w:left="567"/>
      </w:pPr>
      <w:r w:rsidR="5BBE6749">
        <w:rPr/>
        <w:t>char *name;</w:t>
      </w:r>
    </w:p>
    <w:p w:rsidR="4977B09F" w:rsidP="1944A9E9" w:rsidRDefault="4977B09F" w14:paraId="7C279ECE" w14:textId="7ADA2ADC">
      <w:pPr>
        <w:pStyle w:val="Normal"/>
        <w:spacing w:after="0" w:afterAutospacing="off"/>
        <w:ind w:left="567"/>
      </w:pPr>
      <w:r w:rsidR="5BBE6749">
        <w:rPr/>
        <w:t>} p;</w:t>
      </w:r>
    </w:p>
    <w:p w:rsidR="4977B09F" w:rsidP="1944A9E9" w:rsidRDefault="4977B09F" w14:paraId="5D8EAFAB" w14:textId="4C9DE08A">
      <w:pPr>
        <w:pStyle w:val="Normal"/>
        <w:ind w:left="567"/>
      </w:pPr>
      <w:r w:rsidR="5BBE6749">
        <w:rPr/>
        <w:t xml:space="preserve"> </w:t>
      </w:r>
      <w:r w:rsidR="5BBE6749">
        <w:rPr/>
        <w:t>struct person somebody;</w:t>
      </w:r>
    </w:p>
    <w:p w:rsidR="4977B09F" w:rsidP="1944A9E9" w:rsidRDefault="4977B09F" w14:paraId="2AA4A69B" w14:textId="732FA037">
      <w:pPr>
        <w:pStyle w:val="Normal"/>
        <w:ind w:left="567"/>
      </w:pPr>
      <w:r w:rsidR="5BBE6749">
        <w:rPr/>
        <w:t xml:space="preserve"> </w:t>
      </w:r>
      <w:r w:rsidR="5BBE6749">
        <w:rPr/>
        <w:t>int *</w:t>
      </w:r>
      <w:r w:rsidR="5BBE6749">
        <w:rPr/>
        <w:t>age_ptr</w:t>
      </w:r>
      <w:r w:rsidR="5BBE6749">
        <w:rPr/>
        <w:t xml:space="preserve"> = &amp;</w:t>
      </w:r>
      <w:r w:rsidR="5BBE6749">
        <w:rPr/>
        <w:t>somebody.age</w:t>
      </w:r>
      <w:r w:rsidR="5BBE6749">
        <w:rPr/>
        <w:t>;</w:t>
      </w:r>
    </w:p>
    <w:p w:rsidR="4977B09F" w:rsidP="1944A9E9" w:rsidRDefault="4977B09F" w14:paraId="5477D0B1" w14:textId="481FFC77">
      <w:pPr>
        <w:pStyle w:val="Normal"/>
        <w:ind w:left="567"/>
      </w:pPr>
      <w:r w:rsidR="5BBE6749">
        <w:rPr/>
        <w:t xml:space="preserve"> </w:t>
      </w:r>
      <w:r w:rsidR="5BBE6749">
        <w:rPr/>
        <w:t>struct person *</w:t>
      </w:r>
      <w:r w:rsidR="5BBE6749">
        <w:rPr/>
        <w:t>the_person</w:t>
      </w:r>
      <w:r w:rsidR="5BBE6749">
        <w:rPr/>
        <w:t>;</w:t>
      </w:r>
    </w:p>
    <w:p w:rsidR="4977B09F" w:rsidP="1944A9E9" w:rsidRDefault="4977B09F" w14:paraId="3E16EA84" w14:textId="0798999B">
      <w:pPr>
        <w:pStyle w:val="Normal"/>
        <w:ind w:left="567"/>
      </w:pPr>
      <w:r w:rsidR="5BBE6749">
        <w:rPr/>
        <w:t>the_person</w:t>
      </w:r>
      <w:r w:rsidR="5BBE6749">
        <w:rPr/>
        <w:t xml:space="preserve"> = </w:t>
      </w:r>
      <w:r w:rsidR="5BBE6749">
        <w:rPr/>
        <w:t>container_of</w:t>
      </w:r>
      <w:r w:rsidR="5BBE6749">
        <w:rPr/>
        <w:t>(</w:t>
      </w:r>
      <w:r w:rsidR="5BBE6749">
        <w:rPr/>
        <w:t>age_ptr</w:t>
      </w:r>
      <w:r w:rsidR="5BBE6749">
        <w:rPr/>
        <w:t>, struct person, age);</w:t>
      </w:r>
    </w:p>
    <w:p w:rsidR="4977B09F" w:rsidP="4977B09F" w:rsidRDefault="4977B09F" w14:paraId="67136C90" w14:textId="5E1B3721">
      <w:pPr>
        <w:pStyle w:val="Normal"/>
      </w:pPr>
      <w:r w:rsidR="5BBE6749">
        <w:rPr/>
        <w:t xml:space="preserve"> </w:t>
      </w:r>
    </w:p>
    <w:p w:rsidR="4977B09F" w:rsidP="4977B09F" w:rsidRDefault="4977B09F" w14:paraId="1B56256E" w14:textId="13F26A95">
      <w:pPr>
        <w:pStyle w:val="Normal"/>
      </w:pPr>
      <w:r w:rsidR="5BBE6749">
        <w:rPr/>
        <w:t>eg</w:t>
      </w:r>
      <w:r w:rsidR="5BBE6749">
        <w:rPr/>
        <w:t xml:space="preserve"> 2:</w:t>
      </w:r>
    </w:p>
    <w:p w:rsidR="4977B09F" w:rsidP="1944A9E9" w:rsidRDefault="4977B09F" w14:paraId="6D451052" w14:textId="6B5D716B">
      <w:pPr>
        <w:pStyle w:val="Normal"/>
        <w:spacing w:after="0" w:afterAutospacing="off"/>
        <w:ind w:left="567"/>
      </w:pPr>
      <w:r w:rsidR="5BBE6749">
        <w:rPr/>
        <w:t>struct family {</w:t>
      </w:r>
    </w:p>
    <w:p w:rsidR="4977B09F" w:rsidP="1944A9E9" w:rsidRDefault="4977B09F" w14:paraId="0CD0AA16" w14:textId="12C94480">
      <w:pPr>
        <w:pStyle w:val="Normal"/>
        <w:spacing w:after="0" w:afterAutospacing="off"/>
        <w:ind w:left="567"/>
      </w:pPr>
      <w:r w:rsidR="5BBE6749">
        <w:rPr/>
        <w:t>struct person *father;</w:t>
      </w:r>
    </w:p>
    <w:p w:rsidR="4977B09F" w:rsidP="1944A9E9" w:rsidRDefault="4977B09F" w14:paraId="72428E85" w14:textId="1380E5FB">
      <w:pPr>
        <w:pStyle w:val="Normal"/>
        <w:spacing w:after="0" w:afterAutospacing="off"/>
        <w:ind w:left="567"/>
      </w:pPr>
      <w:r w:rsidR="5BBE6749">
        <w:rPr/>
        <w:t>struct person *mother;</w:t>
      </w:r>
    </w:p>
    <w:p w:rsidR="4977B09F" w:rsidP="1944A9E9" w:rsidRDefault="4977B09F" w14:paraId="6BE0C9D4" w14:textId="59E85129">
      <w:pPr>
        <w:pStyle w:val="Normal"/>
        <w:spacing w:after="0" w:afterAutospacing="off"/>
        <w:ind w:left="567"/>
      </w:pPr>
      <w:r w:rsidR="5BBE6749">
        <w:rPr/>
        <w:t xml:space="preserve">int </w:t>
      </w:r>
      <w:r w:rsidR="5BBE6749">
        <w:rPr/>
        <w:t>number_of_sons</w:t>
      </w:r>
      <w:r w:rsidR="5BBE6749">
        <w:rPr/>
        <w:t>;</w:t>
      </w:r>
    </w:p>
    <w:p w:rsidR="4977B09F" w:rsidP="1944A9E9" w:rsidRDefault="4977B09F" w14:paraId="449A6F0E" w14:textId="3017993A">
      <w:pPr>
        <w:pStyle w:val="Normal"/>
        <w:spacing w:after="0" w:afterAutospacing="off"/>
        <w:ind w:left="567"/>
      </w:pPr>
      <w:r w:rsidR="5BBE6749">
        <w:rPr/>
        <w:t xml:space="preserve">int </w:t>
      </w:r>
      <w:r w:rsidR="5BBE6749">
        <w:rPr/>
        <w:t>family_id</w:t>
      </w:r>
      <w:r w:rsidR="5BBE6749">
        <w:rPr/>
        <w:t>;</w:t>
      </w:r>
    </w:p>
    <w:p w:rsidR="4977B09F" w:rsidP="1944A9E9" w:rsidRDefault="4977B09F" w14:paraId="559BEA30" w14:textId="19F8FBB2">
      <w:pPr>
        <w:pStyle w:val="Normal"/>
        <w:spacing w:after="0" w:afterAutospacing="off"/>
        <w:ind w:left="567"/>
      </w:pPr>
      <w:r w:rsidR="5BBE6749">
        <w:rPr/>
        <w:t>} f;</w:t>
      </w:r>
    </w:p>
    <w:p w:rsidR="4977B09F" w:rsidP="1944A9E9" w:rsidRDefault="4977B09F" w14:paraId="24B85E04" w14:textId="018B8E56">
      <w:pPr>
        <w:pStyle w:val="Normal"/>
        <w:ind w:left="567"/>
      </w:pPr>
      <w:r w:rsidR="5BBE6749">
        <w:rPr/>
        <w:t xml:space="preserve"> </w:t>
      </w:r>
    </w:p>
    <w:p w:rsidR="4977B09F" w:rsidP="1944A9E9" w:rsidRDefault="4977B09F" w14:paraId="783293C2" w14:textId="2E33FA4D">
      <w:pPr>
        <w:pStyle w:val="Normal"/>
        <w:ind w:left="567"/>
      </w:pPr>
      <w:r w:rsidR="5BBE6749">
        <w:rPr/>
        <w:t>int *</w:t>
      </w:r>
      <w:r w:rsidR="5BBE6749">
        <w:rPr/>
        <w:t>fam_id_ptr</w:t>
      </w:r>
      <w:r w:rsidR="5BBE6749">
        <w:rPr/>
        <w:t xml:space="preserve"> = &amp;</w:t>
      </w:r>
      <w:r w:rsidR="5BBE6749">
        <w:rPr/>
        <w:t>f.family_id</w:t>
      </w:r>
      <w:r w:rsidR="5BBE6749">
        <w:rPr/>
        <w:t>;</w:t>
      </w:r>
    </w:p>
    <w:p w:rsidR="4977B09F" w:rsidP="1944A9E9" w:rsidRDefault="4977B09F" w14:paraId="3962A143" w14:textId="40AF006B">
      <w:pPr>
        <w:pStyle w:val="Normal"/>
        <w:ind w:left="567"/>
      </w:pPr>
      <w:r w:rsidR="5BBE6749">
        <w:rPr/>
        <w:t>struct family *</w:t>
      </w:r>
      <w:r w:rsidR="5BBE6749">
        <w:rPr/>
        <w:t>fam_ptr</w:t>
      </w:r>
      <w:r w:rsidR="5BBE6749">
        <w:rPr/>
        <w:t>;</w:t>
      </w:r>
    </w:p>
    <w:p w:rsidR="4977B09F" w:rsidP="4977B09F" w:rsidRDefault="4977B09F" w14:paraId="12A0AF3E" w14:textId="34FBD1F8">
      <w:pPr>
        <w:pStyle w:val="Normal"/>
      </w:pPr>
      <w:r w:rsidR="5BBE6749">
        <w:rPr/>
        <w:t xml:space="preserve"> </w:t>
      </w:r>
    </w:p>
    <w:p w:rsidR="4977B09F" w:rsidP="4977B09F" w:rsidRDefault="4977B09F" w14:paraId="6DDCAE88" w14:textId="6137528F">
      <w:pPr>
        <w:pStyle w:val="Normal"/>
      </w:pPr>
      <w:r w:rsidR="5BBE6749">
        <w:rPr/>
        <w:t>/* now let us retrieve back its family */</w:t>
      </w:r>
    </w:p>
    <w:p w:rsidR="4977B09F" w:rsidP="4977B09F" w:rsidRDefault="4977B09F" w14:paraId="6E620AE1" w14:textId="39E1C21C">
      <w:pPr>
        <w:pStyle w:val="Normal"/>
      </w:pPr>
      <w:r w:rsidR="5BBE6749">
        <w:rPr/>
        <w:t>fam_ptr = container_of(fam_id_ptr, struct family, family_id);</w:t>
      </w:r>
    </w:p>
    <w:p w:rsidR="4977B09F" w:rsidP="4977B09F" w:rsidRDefault="4977B09F" w14:paraId="3D826BFB" w14:textId="62C12F04">
      <w:pPr>
        <w:pStyle w:val="Normal"/>
      </w:pPr>
      <w:r w:rsidR="5BBE6749">
        <w:rPr/>
        <w:t xml:space="preserve"> </w:t>
      </w:r>
    </w:p>
    <w:p w:rsidR="4977B09F" w:rsidP="4977B09F" w:rsidRDefault="4977B09F" w14:paraId="479083D1" w14:textId="6CA2E745">
      <w:pPr>
        <w:pStyle w:val="Normal"/>
      </w:pPr>
      <w:r w:rsidR="5BBE6749">
        <w:rPr/>
        <w:t>The container_of macro won't work for char * or array members.</w:t>
      </w:r>
    </w:p>
    <w:p w:rsidR="4977B09F" w:rsidP="4977B09F" w:rsidRDefault="4977B09F" w14:paraId="5A3857C3" w14:textId="4FCBC9F1">
      <w:pPr>
        <w:pStyle w:val="Normal"/>
      </w:pPr>
      <w:r w:rsidR="5BBE6749">
        <w:rPr/>
        <w:t>It means the first member of container_of must not be a pointer to another pointer to char nor to array in the structure.</w:t>
      </w:r>
    </w:p>
    <w:p w:rsidR="4977B09F" w:rsidP="4977B09F" w:rsidRDefault="4977B09F" w14:paraId="74B005F4" w14:textId="5F21F3BF">
      <w:pPr>
        <w:pStyle w:val="Normal"/>
      </w:pPr>
      <w:r w:rsidR="5BBE6749">
        <w:rPr/>
        <w:t>In other words, in our first example with the struct person, it would have been wrong to use</w:t>
      </w:r>
      <w:r w:rsidR="46D60416">
        <w:rPr/>
        <w:t xml:space="preserve"> </w:t>
      </w:r>
      <w:r w:rsidR="5BBE6749">
        <w:rPr/>
        <w:t xml:space="preserve">name field to retrieve the containing structure. </w:t>
      </w:r>
    </w:p>
    <w:p w:rsidR="4977B09F" w:rsidP="4977B09F" w:rsidRDefault="4977B09F" w14:paraId="22472380" w14:textId="446022B0">
      <w:pPr>
        <w:pStyle w:val="Normal"/>
      </w:pPr>
      <w:r w:rsidR="5BBE6749">
        <w:rPr/>
        <w:t xml:space="preserve"> </w:t>
      </w:r>
    </w:p>
    <w:p w:rsidR="4977B09F" w:rsidP="1944A9E9" w:rsidRDefault="4977B09F" w14:paraId="4516DE72" w14:textId="55C17C61">
      <w:pPr>
        <w:pStyle w:val="Normal"/>
        <w:jc w:val="both"/>
      </w:pPr>
      <w:r w:rsidR="5BBE6749">
        <w:rPr/>
        <w:t xml:space="preserve">Giving a pointer to father or mother as first parameter to </w:t>
      </w:r>
      <w:r w:rsidR="5BBE6749">
        <w:rPr/>
        <w:t>container_of</w:t>
      </w:r>
      <w:r w:rsidR="5BBE6749">
        <w:rPr/>
        <w:t xml:space="preserve"> should be</w:t>
      </w:r>
      <w:r w:rsidR="7C56ECE8">
        <w:rPr/>
        <w:t xml:space="preserve"> </w:t>
      </w:r>
      <w:r w:rsidR="5BBE6749">
        <w:rPr/>
        <w:t>wrong, since those members are already pointer fields in the structure.</w:t>
      </w:r>
      <w:r w:rsidR="55F10334">
        <w:rPr/>
        <w:t xml:space="preserve"> </w:t>
      </w:r>
      <w:r w:rsidR="5BBE6749">
        <w:rPr/>
        <w:t>But what about retrieving the structure holding a pointer with</w:t>
      </w:r>
      <w:r w:rsidR="676CC7B3">
        <w:rPr/>
        <w:t xml:space="preserve"> </w:t>
      </w:r>
      <w:r w:rsidR="5BBE6749">
        <w:rPr/>
        <w:t>container_of</w:t>
      </w:r>
      <w:r w:rsidR="5BBE6749">
        <w:rPr/>
        <w:t xml:space="preserve"> </w:t>
      </w:r>
      <w:r w:rsidR="5BBE6749">
        <w:rPr/>
        <w:t>macro ?If</w:t>
      </w:r>
      <w:r w:rsidR="5BBE6749">
        <w:rPr/>
        <w:t xml:space="preserve"> you only have a pointer to father or</w:t>
      </w:r>
      <w:r w:rsidR="281EDF8E">
        <w:rPr/>
        <w:t xml:space="preserve"> </w:t>
      </w:r>
      <w:r w:rsidR="5BBE6749">
        <w:rPr/>
        <w:t xml:space="preserve">mother (that is, if you just have </w:t>
      </w:r>
      <w:r w:rsidR="5BBE6749">
        <w:rPr/>
        <w:t>struct</w:t>
      </w:r>
      <w:r w:rsidR="5BBE6749">
        <w:rPr/>
        <w:t xml:space="preserve"> person *dad or struct</w:t>
      </w:r>
      <w:r w:rsidR="5EE3C740">
        <w:rPr/>
        <w:t xml:space="preserve"> </w:t>
      </w:r>
      <w:r w:rsidR="5BBE6749">
        <w:rPr/>
        <w:t xml:space="preserve">person *mom), you cannot use the </w:t>
      </w:r>
      <w:r w:rsidR="5BBE6749">
        <w:rPr/>
        <w:t>container_of</w:t>
      </w:r>
      <w:r w:rsidR="5BBE6749">
        <w:rPr/>
        <w:t xml:space="preserve"> macro to retrieve the</w:t>
      </w:r>
      <w:r w:rsidR="0ECA8290">
        <w:rPr/>
        <w:t xml:space="preserve"> </w:t>
      </w:r>
      <w:r w:rsidR="5BBE6749">
        <w:rPr/>
        <w:t>container</w:t>
      </w:r>
      <w:r w:rsidR="5BBE6749">
        <w:rPr/>
        <w:t xml:space="preserve"> struct family. To use it properly, </w:t>
      </w:r>
      <w:r w:rsidR="5BBE6749">
        <w:rPr/>
        <w:t>you'll</w:t>
      </w:r>
      <w:r w:rsidR="5BBE6749">
        <w:rPr/>
        <w:t xml:space="preserve"> need a pointer to a</w:t>
      </w:r>
      <w:r w:rsidR="526AA1DF">
        <w:rPr/>
        <w:t xml:space="preserve"> </w:t>
      </w:r>
      <w:r w:rsidR="5BBE6749">
        <w:rPr/>
        <w:t>pointer to struct person (that is, struct person **dad or struct</w:t>
      </w:r>
      <w:r w:rsidR="385A1C49">
        <w:rPr/>
        <w:t xml:space="preserve"> </w:t>
      </w:r>
      <w:r w:rsidR="5BBE6749">
        <w:rPr/>
        <w:t xml:space="preserve">person **mom) and use it like </w:t>
      </w:r>
      <w:r>
        <w:br/>
      </w:r>
      <w:r w:rsidR="5BBE6749">
        <w:rPr/>
        <w:t>struct family *fam =</w:t>
      </w:r>
      <w:r w:rsidR="1639FA6A">
        <w:rPr/>
        <w:t xml:space="preserve"> </w:t>
      </w:r>
      <w:r w:rsidR="5BBE6749">
        <w:rPr/>
        <w:t>container_of</w:t>
      </w:r>
      <w:r w:rsidR="5BBE6749">
        <w:rPr/>
        <w:t>(dad, struct family, father</w:t>
      </w:r>
      <w:r w:rsidR="5BBE6749">
        <w:rPr/>
        <w:t>);.</w:t>
      </w:r>
    </w:p>
    <w:p w:rsidR="4977B09F" w:rsidP="4977B09F" w:rsidRDefault="4977B09F" w14:paraId="774396FD" w14:textId="59960ED3">
      <w:pPr>
        <w:pStyle w:val="Normal"/>
      </w:pPr>
      <w:r w:rsidR="5BBE6749">
        <w:rPr/>
        <w:t xml:space="preserve"> </w:t>
      </w:r>
    </w:p>
    <w:p w:rsidR="4977B09F" w:rsidP="1944A9E9" w:rsidRDefault="4977B09F" w14:paraId="54D9B238" w14:textId="2116152E">
      <w:pPr>
        <w:pStyle w:val="Normal"/>
        <w:rPr>
          <w:b w:val="1"/>
          <w:bCs w:val="1"/>
          <w:u w:val="single"/>
        </w:rPr>
      </w:pPr>
      <w:r w:rsidRPr="1944A9E9" w:rsidR="5BBE6749">
        <w:rPr>
          <w:b w:val="1"/>
          <w:bCs w:val="1"/>
          <w:u w:val="single"/>
        </w:rPr>
        <w:t>Delay and timer management</w:t>
      </w:r>
    </w:p>
    <w:p w:rsidR="4977B09F" w:rsidP="1944A9E9" w:rsidRDefault="4977B09F" w14:paraId="30461B2F" w14:textId="153E110A">
      <w:pPr>
        <w:pStyle w:val="ListParagraph"/>
        <w:numPr>
          <w:ilvl w:val="0"/>
          <w:numId w:val="19"/>
        </w:numPr>
        <w:rPr/>
      </w:pPr>
      <w:r w:rsidR="5BBE6749">
        <w:rPr/>
        <w:t>defer work, sleep, scheduling, timeout, and many other tasks.</w:t>
      </w:r>
    </w:p>
    <w:p w:rsidR="4977B09F" w:rsidP="1944A9E9" w:rsidRDefault="4977B09F" w14:paraId="1926EA8C" w14:textId="39B6964E">
      <w:pPr>
        <w:pStyle w:val="ListParagraph"/>
        <w:numPr>
          <w:ilvl w:val="0"/>
          <w:numId w:val="19"/>
        </w:numPr>
        <w:rPr/>
      </w:pPr>
      <w:r w:rsidR="5BBE6749">
        <w:rPr/>
        <w:t>There are two categories of time. The kernel uses absolute time to know what time it is, that</w:t>
      </w:r>
      <w:r w:rsidR="498C39B3">
        <w:rPr/>
        <w:t xml:space="preserve"> </w:t>
      </w:r>
      <w:r w:rsidR="5BBE6749">
        <w:rPr/>
        <w:t xml:space="preserve">is, the date and time of the day, </w:t>
      </w:r>
      <w:r w:rsidR="5BBE6749">
        <w:rPr/>
        <w:t>whereas</w:t>
      </w:r>
      <w:r w:rsidR="5BBE6749">
        <w:rPr/>
        <w:t xml:space="preserve"> relative time is used by, for example, the kernel</w:t>
      </w:r>
      <w:r w:rsidR="59F5F186">
        <w:rPr/>
        <w:t xml:space="preserve"> </w:t>
      </w:r>
      <w:r w:rsidR="5BBE6749">
        <w:rPr/>
        <w:t xml:space="preserve">scheduler. For absolute time, there is a hardware chip called the real-time clock (RTC). </w:t>
      </w:r>
    </w:p>
    <w:p w:rsidR="4977B09F" w:rsidP="1944A9E9" w:rsidRDefault="4977B09F" w14:paraId="44A56F1A" w14:textId="5756A9AE">
      <w:pPr>
        <w:pStyle w:val="ListParagraph"/>
        <w:numPr>
          <w:ilvl w:val="0"/>
          <w:numId w:val="19"/>
        </w:numPr>
        <w:rPr/>
      </w:pPr>
      <w:r w:rsidR="5BBE6749">
        <w:rPr/>
        <w:t xml:space="preserve">On the other </w:t>
      </w:r>
      <w:r w:rsidR="5BBE6749">
        <w:rPr/>
        <w:t>hand,to</w:t>
      </w:r>
      <w:r w:rsidR="5BBE6749">
        <w:rPr/>
        <w:t xml:space="preserve"> handle relative time, the kernel relies on a CPU feature (peripheral) called a timer, </w:t>
      </w:r>
      <w:r w:rsidR="5BBE6749">
        <w:rPr/>
        <w:t xml:space="preserve">from the kernel's point of view, is called a kernel timer. </w:t>
      </w:r>
    </w:p>
    <w:p w:rsidR="4977B09F" w:rsidP="1944A9E9" w:rsidRDefault="4977B09F" w14:paraId="206486FA" w14:textId="769E1057">
      <w:pPr>
        <w:pStyle w:val="Normal"/>
        <w:rPr>
          <w:b w:val="1"/>
          <w:bCs w:val="1"/>
        </w:rPr>
      </w:pPr>
      <w:r w:rsidRPr="1944A9E9" w:rsidR="5BBE6749">
        <w:rPr>
          <w:b w:val="1"/>
          <w:bCs w:val="1"/>
        </w:rPr>
        <w:t>jiffies</w:t>
      </w:r>
      <w:r w:rsidRPr="1944A9E9" w:rsidR="5BBE6749">
        <w:rPr>
          <w:b w:val="1"/>
          <w:bCs w:val="1"/>
        </w:rPr>
        <w:t>:</w:t>
      </w:r>
    </w:p>
    <w:p w:rsidR="4977B09F" w:rsidP="1944A9E9" w:rsidRDefault="4977B09F" w14:paraId="5A644FC3" w14:textId="0158771F">
      <w:pPr>
        <w:pStyle w:val="Normal"/>
        <w:ind w:left="720"/>
      </w:pPr>
      <w:r w:rsidR="5BBE6749">
        <w:rPr/>
        <w:t>Its</w:t>
      </w:r>
      <w:r w:rsidR="5BBE6749">
        <w:rPr/>
        <w:t xml:space="preserve"> a </w:t>
      </w:r>
      <w:r w:rsidR="5BBE6749">
        <w:rPr/>
        <w:t>counter basically</w:t>
      </w:r>
      <w:r w:rsidR="5BBE6749">
        <w:rPr/>
        <w:t>.</w:t>
      </w:r>
    </w:p>
    <w:p w:rsidR="4977B09F" w:rsidP="4977B09F" w:rsidRDefault="4977B09F" w14:paraId="68E8BB44" w14:textId="3DFF1A67">
      <w:pPr>
        <w:pStyle w:val="Normal"/>
      </w:pPr>
      <w:r w:rsidR="5BBE6749">
        <w:rPr/>
        <w:t>Constant HZ:</w:t>
      </w:r>
    </w:p>
    <w:p w:rsidR="4977B09F" w:rsidP="1944A9E9" w:rsidRDefault="4977B09F" w14:paraId="3667E9EA" w14:textId="5B2F5741">
      <w:pPr>
        <w:pStyle w:val="Normal"/>
        <w:ind w:left="720"/>
      </w:pPr>
      <w:r w:rsidR="5BBE6749">
        <w:rPr/>
        <w:t xml:space="preserve">which is the number of times </w:t>
      </w:r>
      <w:r w:rsidR="5BBE6749">
        <w:rPr/>
        <w:t>jiffies</w:t>
      </w:r>
      <w:r w:rsidR="5BBE6749">
        <w:rPr/>
        <w:t xml:space="preserve"> is incremented in one </w:t>
      </w:r>
      <w:r w:rsidR="5BBE6749">
        <w:rPr/>
        <w:t>second,.</w:t>
      </w:r>
      <w:r w:rsidR="5BBE6749">
        <w:rPr/>
        <w:t xml:space="preserve"> Each increment is called a tick.</w:t>
      </w:r>
    </w:p>
    <w:p w:rsidR="4977B09F" w:rsidP="1944A9E9" w:rsidRDefault="4977B09F" w14:paraId="52E3D040" w14:textId="6EA396FA">
      <w:pPr>
        <w:pStyle w:val="Normal"/>
        <w:ind w:left="720"/>
      </w:pPr>
      <w:r w:rsidR="5BBE6749">
        <w:rPr/>
        <w:t xml:space="preserve">In other words, HZ </w:t>
      </w:r>
      <w:r w:rsidR="5BBE6749">
        <w:rPr/>
        <w:t>represents</w:t>
      </w:r>
      <w:r w:rsidR="5BBE6749">
        <w:rPr/>
        <w:t xml:space="preserve"> the size of a </w:t>
      </w:r>
      <w:r w:rsidR="5BBE6749">
        <w:rPr/>
        <w:t>jiffy</w:t>
      </w:r>
      <w:r w:rsidR="5BBE6749">
        <w:rPr/>
        <w:t>.</w:t>
      </w:r>
    </w:p>
    <w:p w:rsidR="4977B09F" w:rsidP="1944A9E9" w:rsidRDefault="4977B09F" w14:paraId="76C40B4B" w14:textId="04CE6D3A">
      <w:pPr>
        <w:pStyle w:val="Normal"/>
        <w:ind w:left="720"/>
      </w:pPr>
      <w:r w:rsidR="5BBE6749">
        <w:rPr/>
        <w:t xml:space="preserve">HZ depends on the hardware and on the kernel version, </w:t>
      </w:r>
      <w:r w:rsidR="5BBE6749">
        <w:rPr/>
        <w:t>and also</w:t>
      </w:r>
      <w:r w:rsidR="5BBE6749">
        <w:rPr/>
        <w:t xml:space="preserve"> </w:t>
      </w:r>
      <w:r w:rsidR="5BBE6749">
        <w:rPr/>
        <w:t>determines</w:t>
      </w:r>
      <w:r w:rsidR="5BBE6749">
        <w:rPr/>
        <w:t xml:space="preserve"> how </w:t>
      </w:r>
      <w:r w:rsidR="5BBE6749">
        <w:rPr/>
        <w:t>frequently</w:t>
      </w:r>
      <w:r w:rsidR="5BBE6749">
        <w:rPr/>
        <w:t xml:space="preserve"> the clock interrupt fires</w:t>
      </w:r>
    </w:p>
    <w:p w:rsidR="4977B09F" w:rsidP="4977B09F" w:rsidRDefault="4977B09F" w14:paraId="44E8810E" w14:textId="6C979296">
      <w:pPr>
        <w:pStyle w:val="Normal"/>
      </w:pPr>
      <w:r w:rsidR="5BBE6749">
        <w:rPr/>
        <w:t>jiffies</w:t>
      </w:r>
      <w:r w:rsidR="5BBE6749">
        <w:rPr/>
        <w:t xml:space="preserve"> = (seconds * HZ)  </w:t>
      </w:r>
    </w:p>
    <w:p w:rsidR="4977B09F" w:rsidP="4977B09F" w:rsidRDefault="4977B09F" w14:paraId="13D5F9A3" w14:textId="690FA39F">
      <w:pPr>
        <w:pStyle w:val="Normal"/>
      </w:pPr>
      <w:r w:rsidR="5BBE6749">
        <w:rPr/>
        <w:t>seconds = (jiffies / Hz)</w:t>
      </w:r>
    </w:p>
    <w:p w:rsidR="4977B09F" w:rsidP="4977B09F" w:rsidRDefault="4977B09F" w14:paraId="2C33CC3A" w14:textId="09BA9FBA">
      <w:pPr>
        <w:pStyle w:val="Normal"/>
      </w:pPr>
      <w:r w:rsidR="5BBE6749">
        <w:rPr/>
        <w:t xml:space="preserve"> </w:t>
      </w:r>
    </w:p>
    <w:p w:rsidR="4977B09F" w:rsidP="4977B09F" w:rsidRDefault="4977B09F" w14:paraId="0F92BABF" w14:textId="3EA4B890">
      <w:pPr>
        <w:pStyle w:val="Normal"/>
      </w:pPr>
      <w:r w:rsidR="5BBE6749">
        <w:rPr/>
        <w:t>&lt;linux/jiffies.h&gt;</w:t>
      </w:r>
    </w:p>
    <w:p w:rsidR="4977B09F" w:rsidP="4977B09F" w:rsidRDefault="4977B09F" w14:paraId="2CF1C74C" w14:textId="14974C3A">
      <w:pPr>
        <w:pStyle w:val="Normal"/>
      </w:pPr>
      <w:r w:rsidR="5BBE6749">
        <w:rPr/>
        <w:t>extern unsigned long volatile jiffies;</w:t>
      </w:r>
    </w:p>
    <w:p w:rsidR="4977B09F" w:rsidP="4977B09F" w:rsidRDefault="4977B09F" w14:paraId="1D098BBF" w14:textId="54F4D370">
      <w:pPr>
        <w:pStyle w:val="Normal"/>
      </w:pPr>
      <w:r w:rsidR="5BBE6749">
        <w:rPr/>
        <w:t>extern u64 jiffies_64;</w:t>
      </w:r>
    </w:p>
    <w:p w:rsidR="4977B09F" w:rsidP="4977B09F" w:rsidRDefault="4977B09F" w14:paraId="078A39A6" w14:textId="3D28435F">
      <w:pPr>
        <w:pStyle w:val="Normal"/>
      </w:pPr>
      <w:r w:rsidR="5BBE6749">
        <w:rPr/>
        <w:t xml:space="preserve"> </w:t>
      </w:r>
    </w:p>
    <w:p w:rsidR="4977B09F" w:rsidP="4977B09F" w:rsidRDefault="4977B09F" w14:paraId="41BD7243" w14:textId="4AAE8D37">
      <w:pPr>
        <w:pStyle w:val="Normal"/>
      </w:pPr>
      <w:r w:rsidR="5BBE6749">
        <w:rPr/>
        <w:t>HZ = 100, 32-bit machine = 497 days</w:t>
      </w:r>
    </w:p>
    <w:p w:rsidR="4977B09F" w:rsidP="4977B09F" w:rsidRDefault="4977B09F" w14:paraId="27859058" w14:textId="6D54F1DB">
      <w:pPr>
        <w:pStyle w:val="Normal"/>
      </w:pPr>
      <w:r w:rsidR="5BBE6749">
        <w:rPr/>
        <w:t>HZ=</w:t>
      </w:r>
      <w:r w:rsidR="5BBE6749">
        <w:rPr/>
        <w:t>1000 ,</w:t>
      </w:r>
      <w:r w:rsidR="5BBE6749">
        <w:rPr/>
        <w:t xml:space="preserve"> 32-BIT machine = 49.7 days</w:t>
      </w:r>
    </w:p>
    <w:p w:rsidR="4977B09F" w:rsidP="4977B09F" w:rsidRDefault="4977B09F" w14:paraId="1A5DC26A" w14:textId="271D7A06">
      <w:pPr>
        <w:pStyle w:val="Normal"/>
      </w:pPr>
      <w:r w:rsidR="5BBE6749">
        <w:rPr/>
        <w:t xml:space="preserve"> </w:t>
      </w:r>
    </w:p>
    <w:p w:rsidR="4977B09F" w:rsidP="4977B09F" w:rsidRDefault="4977B09F" w14:paraId="1D4FC477" w14:textId="506457E3">
      <w:pPr>
        <w:pStyle w:val="Normal"/>
      </w:pPr>
      <w:r w:rsidR="5BBE6749">
        <w:rPr/>
        <w:t>eg:</w:t>
      </w:r>
    </w:p>
    <w:p w:rsidR="4977B09F" w:rsidP="1944A9E9" w:rsidRDefault="4977B09F" w14:paraId="335B1B23" w14:textId="10F61A60">
      <w:pPr>
        <w:pStyle w:val="Normal"/>
        <w:spacing w:after="0" w:afterAutospacing="off"/>
        <w:ind w:left="567"/>
      </w:pPr>
      <w:r w:rsidR="5BBE6749">
        <w:rPr/>
        <w:t xml:space="preserve"> </w:t>
      </w:r>
      <w:r w:rsidR="5BBE6749">
        <w:rPr/>
        <w:t>#include &lt;</w:t>
      </w:r>
      <w:r w:rsidR="5BBE6749">
        <w:rPr/>
        <w:t>linux</w:t>
      </w:r>
      <w:r w:rsidR="5BBE6749">
        <w:rPr/>
        <w:t>/</w:t>
      </w:r>
      <w:r w:rsidR="5BBE6749">
        <w:rPr/>
        <w:t>init.h</w:t>
      </w:r>
      <w:r w:rsidR="5BBE6749">
        <w:rPr/>
        <w:t>&gt;</w:t>
      </w:r>
    </w:p>
    <w:p w:rsidR="4977B09F" w:rsidP="1944A9E9" w:rsidRDefault="4977B09F" w14:paraId="57BF09EA" w14:textId="23053503">
      <w:pPr>
        <w:pStyle w:val="Normal"/>
        <w:spacing w:after="0" w:afterAutospacing="off"/>
        <w:ind w:left="567"/>
      </w:pPr>
      <w:r w:rsidR="5BBE6749">
        <w:rPr/>
        <w:t>#include &lt;</w:t>
      </w:r>
      <w:r w:rsidR="5BBE6749">
        <w:rPr/>
        <w:t>linux</w:t>
      </w:r>
      <w:r w:rsidR="5BBE6749">
        <w:rPr/>
        <w:t>/</w:t>
      </w:r>
      <w:r w:rsidR="5BBE6749">
        <w:rPr/>
        <w:t>kernel.h</w:t>
      </w:r>
      <w:r w:rsidR="5BBE6749">
        <w:rPr/>
        <w:t>&gt;</w:t>
      </w:r>
    </w:p>
    <w:p w:rsidR="4977B09F" w:rsidP="1944A9E9" w:rsidRDefault="4977B09F" w14:paraId="1EDA174E" w14:textId="6382200E">
      <w:pPr>
        <w:pStyle w:val="Normal"/>
        <w:spacing w:after="0" w:afterAutospacing="off"/>
        <w:ind w:left="567"/>
      </w:pPr>
      <w:r w:rsidR="5BBE6749">
        <w:rPr/>
        <w:t>#include &lt;</w:t>
      </w:r>
      <w:r w:rsidR="5BBE6749">
        <w:rPr/>
        <w:t>linux</w:t>
      </w:r>
      <w:r w:rsidR="5BBE6749">
        <w:rPr/>
        <w:t>/</w:t>
      </w:r>
      <w:r w:rsidR="5BBE6749">
        <w:rPr/>
        <w:t>module.h</w:t>
      </w:r>
      <w:r w:rsidR="5BBE6749">
        <w:rPr/>
        <w:t>&gt;</w:t>
      </w:r>
    </w:p>
    <w:p w:rsidR="4977B09F" w:rsidP="1944A9E9" w:rsidRDefault="4977B09F" w14:paraId="66BACD4B" w14:textId="57D171E4">
      <w:pPr>
        <w:pStyle w:val="Normal"/>
        <w:spacing w:after="0" w:afterAutospacing="off"/>
        <w:ind w:left="567"/>
      </w:pPr>
      <w:r w:rsidR="5BBE6749">
        <w:rPr/>
        <w:t>#include &lt;</w:t>
      </w:r>
      <w:r w:rsidR="5BBE6749">
        <w:rPr/>
        <w:t>linux</w:t>
      </w:r>
      <w:r w:rsidR="5BBE6749">
        <w:rPr/>
        <w:t>/</w:t>
      </w:r>
      <w:r w:rsidR="5BBE6749">
        <w:rPr/>
        <w:t>timer.h</w:t>
      </w:r>
      <w:r w:rsidR="5BBE6749">
        <w:rPr/>
        <w:t>&gt;</w:t>
      </w:r>
    </w:p>
    <w:p w:rsidR="4977B09F" w:rsidP="1944A9E9" w:rsidRDefault="4977B09F" w14:paraId="5D865D79" w14:textId="5DC5AFB5">
      <w:pPr>
        <w:pStyle w:val="Normal"/>
        <w:spacing w:after="0" w:afterAutospacing="off"/>
        <w:ind w:left="567"/>
      </w:pPr>
      <w:r w:rsidR="5BBE6749">
        <w:rPr/>
        <w:t xml:space="preserve">static struct </w:t>
      </w:r>
      <w:r w:rsidR="5BBE6749">
        <w:rPr/>
        <w:t>timer_list</w:t>
      </w:r>
      <w:r w:rsidR="5BBE6749">
        <w:rPr/>
        <w:t xml:space="preserve"> </w:t>
      </w:r>
      <w:r w:rsidR="5BBE6749">
        <w:rPr/>
        <w:t>my_timer</w:t>
      </w:r>
      <w:r w:rsidR="5BBE6749">
        <w:rPr/>
        <w:t>;</w:t>
      </w:r>
    </w:p>
    <w:p w:rsidR="4977B09F" w:rsidP="1944A9E9" w:rsidRDefault="4977B09F" w14:paraId="31414F97" w14:textId="2DC355B1">
      <w:pPr>
        <w:pStyle w:val="Normal"/>
        <w:spacing w:after="0" w:afterAutospacing="off"/>
        <w:ind w:left="567"/>
      </w:pPr>
      <w:r w:rsidR="5BBE6749">
        <w:rPr/>
        <w:t xml:space="preserve"> </w:t>
      </w:r>
    </w:p>
    <w:p w:rsidR="4977B09F" w:rsidP="1944A9E9" w:rsidRDefault="4977B09F" w14:paraId="6C1BFA3F" w14:textId="67D0AD8D">
      <w:pPr>
        <w:pStyle w:val="Normal"/>
        <w:spacing w:after="0" w:afterAutospacing="off"/>
        <w:ind w:left="567"/>
      </w:pPr>
      <w:r w:rsidR="5BBE6749">
        <w:rPr/>
        <w:t xml:space="preserve">void </w:t>
      </w:r>
      <w:r w:rsidR="5BBE6749">
        <w:rPr/>
        <w:t>my_timer_callback</w:t>
      </w:r>
      <w:r w:rsidR="5BBE6749">
        <w:rPr/>
        <w:t>(unsigned long data)</w:t>
      </w:r>
    </w:p>
    <w:p w:rsidR="4977B09F" w:rsidP="1944A9E9" w:rsidRDefault="4977B09F" w14:paraId="5D50561A" w14:textId="4B2414AB">
      <w:pPr>
        <w:pStyle w:val="Normal"/>
        <w:spacing w:after="0" w:afterAutospacing="off"/>
        <w:ind w:left="567"/>
      </w:pPr>
      <w:r w:rsidR="5BBE6749">
        <w:rPr/>
        <w:t>{</w:t>
      </w:r>
    </w:p>
    <w:p w:rsidR="4977B09F" w:rsidP="1944A9E9" w:rsidRDefault="4977B09F" w14:paraId="5F3D814B" w14:textId="50F3F42F">
      <w:pPr>
        <w:pStyle w:val="Normal"/>
        <w:spacing w:after="0" w:afterAutospacing="off"/>
        <w:ind w:left="567"/>
      </w:pPr>
      <w:r w:rsidR="5BBE6749">
        <w:rPr/>
        <w:t>printk</w:t>
      </w:r>
      <w:r w:rsidR="5BBE6749">
        <w:rPr/>
        <w:t>("%s called (%</w:t>
      </w:r>
      <w:r w:rsidR="5BBE6749">
        <w:rPr/>
        <w:t>ld</w:t>
      </w:r>
      <w:r w:rsidR="5BBE6749">
        <w:rPr/>
        <w:t xml:space="preserve">).\n", __FUNCTION__, </w:t>
      </w:r>
      <w:r w:rsidR="5BBE6749">
        <w:rPr/>
        <w:t>jiffies</w:t>
      </w:r>
      <w:r w:rsidR="5BBE6749">
        <w:rPr/>
        <w:t>);</w:t>
      </w:r>
    </w:p>
    <w:p w:rsidR="4977B09F" w:rsidP="1944A9E9" w:rsidRDefault="4977B09F" w14:paraId="09DE2775" w14:textId="281099AD">
      <w:pPr>
        <w:pStyle w:val="Normal"/>
        <w:spacing w:after="0" w:afterAutospacing="off"/>
        <w:ind w:left="567"/>
      </w:pPr>
      <w:r w:rsidR="5BBE6749">
        <w:rPr/>
        <w:t>}</w:t>
      </w:r>
    </w:p>
    <w:p w:rsidR="4977B09F" w:rsidP="1944A9E9" w:rsidRDefault="4977B09F" w14:paraId="1E5458B0" w14:textId="74960ED9">
      <w:pPr>
        <w:pStyle w:val="Normal"/>
        <w:spacing w:after="0" w:afterAutospacing="off"/>
        <w:ind w:left="567"/>
      </w:pPr>
      <w:r w:rsidR="5BBE6749">
        <w:rPr/>
        <w:t>static int __</w:t>
      </w:r>
      <w:r w:rsidR="5BBE6749">
        <w:rPr/>
        <w:t>init</w:t>
      </w:r>
      <w:r w:rsidR="5BBE6749">
        <w:rPr/>
        <w:t xml:space="preserve"> </w:t>
      </w:r>
      <w:r w:rsidR="5BBE6749">
        <w:rPr/>
        <w:t>my_init</w:t>
      </w:r>
      <w:r w:rsidR="5BBE6749">
        <w:rPr/>
        <w:t>(void)</w:t>
      </w:r>
    </w:p>
    <w:p w:rsidR="4977B09F" w:rsidP="1944A9E9" w:rsidRDefault="4977B09F" w14:paraId="55F33142" w14:textId="47A36365">
      <w:pPr>
        <w:pStyle w:val="Normal"/>
        <w:spacing w:after="0" w:afterAutospacing="off"/>
        <w:ind w:left="567"/>
      </w:pPr>
      <w:r w:rsidR="5BBE6749">
        <w:rPr/>
        <w:t>{</w:t>
      </w:r>
    </w:p>
    <w:p w:rsidR="4977B09F" w:rsidP="1944A9E9" w:rsidRDefault="4977B09F" w14:paraId="480F5AEB" w14:textId="11C5E1FD">
      <w:pPr>
        <w:pStyle w:val="Normal"/>
        <w:spacing w:after="0" w:afterAutospacing="off"/>
        <w:ind w:left="567"/>
      </w:pPr>
      <w:r w:rsidR="5BBE6749">
        <w:rPr/>
        <w:t xml:space="preserve">int </w:t>
      </w:r>
      <w:r w:rsidR="5BBE6749">
        <w:rPr/>
        <w:t>retval</w:t>
      </w:r>
      <w:r w:rsidR="5BBE6749">
        <w:rPr/>
        <w:t>;</w:t>
      </w:r>
    </w:p>
    <w:p w:rsidR="4977B09F" w:rsidP="1944A9E9" w:rsidRDefault="4977B09F" w14:paraId="178B25B3" w14:textId="1B28CDE3">
      <w:pPr>
        <w:pStyle w:val="Normal"/>
        <w:spacing w:after="0" w:afterAutospacing="off"/>
        <w:ind w:left="567"/>
      </w:pPr>
      <w:r w:rsidR="5BBE6749">
        <w:rPr/>
        <w:t>printk</w:t>
      </w:r>
      <w:r w:rsidR="5BBE6749">
        <w:rPr/>
        <w:t>("Timer module loaded\n");</w:t>
      </w:r>
    </w:p>
    <w:p w:rsidR="4977B09F" w:rsidP="1944A9E9" w:rsidRDefault="4977B09F" w14:paraId="5D63D9D7" w14:textId="4CEEE0A1">
      <w:pPr>
        <w:pStyle w:val="Normal"/>
        <w:spacing w:after="0" w:afterAutospacing="off"/>
        <w:ind w:left="567"/>
      </w:pPr>
      <w:r w:rsidR="5BBE6749">
        <w:rPr/>
        <w:t>setup_timer</w:t>
      </w:r>
      <w:r w:rsidR="5BBE6749">
        <w:rPr/>
        <w:t>(&amp;</w:t>
      </w:r>
      <w:r w:rsidR="5BBE6749">
        <w:rPr/>
        <w:t>my_timer</w:t>
      </w:r>
      <w:r w:rsidR="5BBE6749">
        <w:rPr/>
        <w:t xml:space="preserve">, </w:t>
      </w:r>
      <w:r w:rsidR="5BBE6749">
        <w:rPr/>
        <w:t>my_timer_callback</w:t>
      </w:r>
      <w:r w:rsidR="5BBE6749">
        <w:rPr/>
        <w:t>, 0);</w:t>
      </w:r>
    </w:p>
    <w:p w:rsidR="4977B09F" w:rsidP="1944A9E9" w:rsidRDefault="4977B09F" w14:paraId="3AC31BA8" w14:textId="3C080B63">
      <w:pPr>
        <w:pStyle w:val="Normal"/>
        <w:spacing w:after="0" w:afterAutospacing="off"/>
        <w:ind w:left="567"/>
      </w:pPr>
      <w:r w:rsidR="5BBE6749">
        <w:rPr/>
        <w:t>printk</w:t>
      </w:r>
      <w:r w:rsidR="5BBE6749">
        <w:rPr/>
        <w:t>("Setup timer to fire in 300ms (%</w:t>
      </w:r>
      <w:r w:rsidR="5BBE6749">
        <w:rPr/>
        <w:t>ld</w:t>
      </w:r>
      <w:r w:rsidR="5BBE6749">
        <w:rPr/>
        <w:t xml:space="preserve">)\n", </w:t>
      </w:r>
      <w:r w:rsidR="5BBE6749">
        <w:rPr/>
        <w:t>jiffies</w:t>
      </w:r>
      <w:r w:rsidR="5BBE6749">
        <w:rPr/>
        <w:t>);</w:t>
      </w:r>
    </w:p>
    <w:p w:rsidR="4977B09F" w:rsidP="1944A9E9" w:rsidRDefault="4977B09F" w14:paraId="6D9C1E71" w14:textId="7D343A7F">
      <w:pPr>
        <w:pStyle w:val="Normal"/>
        <w:spacing w:after="0" w:afterAutospacing="off"/>
        <w:ind w:left="567"/>
      </w:pPr>
      <w:r w:rsidR="5BBE6749">
        <w:rPr/>
        <w:t>retval</w:t>
      </w:r>
      <w:r w:rsidR="5BBE6749">
        <w:rPr/>
        <w:t xml:space="preserve"> = </w:t>
      </w:r>
      <w:r w:rsidR="5BBE6749">
        <w:rPr/>
        <w:t>mod_timer</w:t>
      </w:r>
      <w:r w:rsidR="5BBE6749">
        <w:rPr/>
        <w:t>( &amp;</w:t>
      </w:r>
      <w:r w:rsidR="5BBE6749">
        <w:rPr/>
        <w:t>my_timer</w:t>
      </w:r>
      <w:r w:rsidR="5BBE6749">
        <w:rPr/>
        <w:t xml:space="preserve">, </w:t>
      </w:r>
      <w:r w:rsidR="5BBE6749">
        <w:rPr/>
        <w:t>jiffies</w:t>
      </w:r>
      <w:r w:rsidR="5BBE6749">
        <w:rPr/>
        <w:t xml:space="preserve"> + </w:t>
      </w:r>
      <w:r w:rsidR="5BBE6749">
        <w:rPr/>
        <w:t>msecs_to_jiffies</w:t>
      </w:r>
      <w:r w:rsidR="5BBE6749">
        <w:rPr/>
        <w:t>(300</w:t>
      </w:r>
      <w:r w:rsidR="5BBE6749">
        <w:rPr/>
        <w:t>) )</w:t>
      </w:r>
      <w:r w:rsidR="5BBE6749">
        <w:rPr/>
        <w:t>;</w:t>
      </w:r>
    </w:p>
    <w:p w:rsidR="4977B09F" w:rsidP="1944A9E9" w:rsidRDefault="4977B09F" w14:paraId="693E88D7" w14:textId="4F720BD2">
      <w:pPr>
        <w:pStyle w:val="Normal"/>
        <w:spacing w:after="0" w:afterAutospacing="off"/>
        <w:ind w:left="567"/>
      </w:pPr>
      <w:r w:rsidR="5BBE6749">
        <w:rPr/>
        <w:t>if (</w:t>
      </w:r>
      <w:r w:rsidR="5BBE6749">
        <w:rPr/>
        <w:t>retval</w:t>
      </w:r>
      <w:r w:rsidR="5BBE6749">
        <w:rPr/>
        <w:t>)</w:t>
      </w:r>
    </w:p>
    <w:p w:rsidR="4977B09F" w:rsidP="1944A9E9" w:rsidRDefault="4977B09F" w14:paraId="2C0740F7" w14:textId="265B857B">
      <w:pPr>
        <w:pStyle w:val="Normal"/>
        <w:spacing w:after="0" w:afterAutospacing="off"/>
        <w:ind w:left="567"/>
      </w:pPr>
      <w:r w:rsidR="5BBE6749">
        <w:rPr/>
        <w:t>printk</w:t>
      </w:r>
      <w:r w:rsidR="5BBE6749">
        <w:rPr/>
        <w:t>("Timer firing failed\n");</w:t>
      </w:r>
    </w:p>
    <w:p w:rsidR="4977B09F" w:rsidP="1944A9E9" w:rsidRDefault="4977B09F" w14:paraId="4A79FC84" w14:textId="3AA3A469">
      <w:pPr>
        <w:pStyle w:val="Normal"/>
        <w:spacing w:after="0" w:afterAutospacing="off"/>
        <w:ind w:left="567"/>
      </w:pPr>
      <w:r w:rsidR="5BBE6749">
        <w:rPr/>
        <w:t>return 0;</w:t>
      </w:r>
    </w:p>
    <w:p w:rsidR="4977B09F" w:rsidP="1944A9E9" w:rsidRDefault="4977B09F" w14:paraId="44B13788" w14:textId="3F2F9187">
      <w:pPr>
        <w:pStyle w:val="Normal"/>
        <w:spacing w:after="0" w:afterAutospacing="off"/>
        <w:ind w:left="567"/>
      </w:pPr>
      <w:r w:rsidR="5BBE6749">
        <w:rPr/>
        <w:t>}</w:t>
      </w:r>
    </w:p>
    <w:p w:rsidR="4977B09F" w:rsidP="1944A9E9" w:rsidRDefault="4977B09F" w14:paraId="3B9C1924" w14:textId="4426D71D">
      <w:pPr>
        <w:pStyle w:val="Normal"/>
        <w:spacing w:after="0" w:afterAutospacing="off"/>
        <w:ind w:left="567"/>
      </w:pPr>
      <w:r w:rsidR="5BBE6749">
        <w:rPr/>
        <w:t xml:space="preserve">static void </w:t>
      </w:r>
      <w:r w:rsidR="5BBE6749">
        <w:rPr/>
        <w:t>my_exit</w:t>
      </w:r>
      <w:r w:rsidR="5BBE6749">
        <w:rPr/>
        <w:t>(void)</w:t>
      </w:r>
    </w:p>
    <w:p w:rsidR="4977B09F" w:rsidP="1944A9E9" w:rsidRDefault="4977B09F" w14:paraId="154BF679" w14:textId="1DE2E469">
      <w:pPr>
        <w:pStyle w:val="Normal"/>
        <w:spacing w:after="0" w:afterAutospacing="off"/>
        <w:ind w:left="567"/>
      </w:pPr>
      <w:r w:rsidR="5BBE6749">
        <w:rPr/>
        <w:t>{</w:t>
      </w:r>
    </w:p>
    <w:p w:rsidR="4977B09F" w:rsidP="1944A9E9" w:rsidRDefault="4977B09F" w14:paraId="0EFF09B8" w14:textId="113D2A6D">
      <w:pPr>
        <w:pStyle w:val="Normal"/>
        <w:spacing w:after="0" w:afterAutospacing="off"/>
        <w:ind w:left="567"/>
      </w:pPr>
      <w:r w:rsidR="5BBE6749">
        <w:rPr/>
        <w:t xml:space="preserve">int </w:t>
      </w:r>
      <w:r w:rsidR="5BBE6749">
        <w:rPr/>
        <w:t>retval</w:t>
      </w:r>
      <w:r w:rsidR="5BBE6749">
        <w:rPr/>
        <w:t>;</w:t>
      </w:r>
    </w:p>
    <w:p w:rsidR="4977B09F" w:rsidP="1944A9E9" w:rsidRDefault="4977B09F" w14:paraId="0B902C2A" w14:textId="5C652532">
      <w:pPr>
        <w:pStyle w:val="Normal"/>
        <w:spacing w:after="0" w:afterAutospacing="off"/>
        <w:ind w:left="567"/>
      </w:pPr>
      <w:r w:rsidR="5BBE6749">
        <w:rPr/>
        <w:t>retval</w:t>
      </w:r>
      <w:r w:rsidR="5BBE6749">
        <w:rPr/>
        <w:t xml:space="preserve"> = </w:t>
      </w:r>
      <w:r w:rsidR="5BBE6749">
        <w:rPr/>
        <w:t>del_timer</w:t>
      </w:r>
      <w:r w:rsidR="5BBE6749">
        <w:rPr/>
        <w:t>(&amp;</w:t>
      </w:r>
      <w:r w:rsidR="5BBE6749">
        <w:rPr/>
        <w:t>my_timer</w:t>
      </w:r>
      <w:r w:rsidR="5BBE6749">
        <w:rPr/>
        <w:t>);</w:t>
      </w:r>
    </w:p>
    <w:p w:rsidR="4977B09F" w:rsidP="1944A9E9" w:rsidRDefault="4977B09F" w14:paraId="2EB2F5DB" w14:textId="38CAD783">
      <w:pPr>
        <w:pStyle w:val="Normal"/>
        <w:spacing w:after="0" w:afterAutospacing="off"/>
        <w:ind w:left="567"/>
      </w:pPr>
      <w:r w:rsidR="5BBE6749">
        <w:rPr/>
        <w:t>/* Is timer still active (1) or no (0) */</w:t>
      </w:r>
    </w:p>
    <w:p w:rsidR="4977B09F" w:rsidP="1944A9E9" w:rsidRDefault="4977B09F" w14:paraId="1BBAC255" w14:textId="4BFA3B3B">
      <w:pPr>
        <w:pStyle w:val="Normal"/>
        <w:spacing w:after="0" w:afterAutospacing="off"/>
        <w:ind w:left="567"/>
      </w:pPr>
      <w:r w:rsidR="5BBE6749">
        <w:rPr/>
        <w:t>if (</w:t>
      </w:r>
      <w:r w:rsidR="5BBE6749">
        <w:rPr/>
        <w:t>retval</w:t>
      </w:r>
      <w:r w:rsidR="5BBE6749">
        <w:rPr/>
        <w:t>)</w:t>
      </w:r>
    </w:p>
    <w:p w:rsidR="4977B09F" w:rsidP="1944A9E9" w:rsidRDefault="4977B09F" w14:paraId="52F19DA5" w14:textId="1EB3DA85">
      <w:pPr>
        <w:pStyle w:val="Normal"/>
        <w:spacing w:after="0" w:afterAutospacing="off"/>
        <w:ind w:left="567"/>
      </w:pPr>
      <w:r w:rsidR="5BBE6749">
        <w:rPr/>
        <w:t>printk</w:t>
      </w:r>
      <w:r w:rsidR="5BBE6749">
        <w:rPr/>
        <w:t>("The timer is still in use...\n");</w:t>
      </w:r>
    </w:p>
    <w:p w:rsidR="4977B09F" w:rsidP="1944A9E9" w:rsidRDefault="4977B09F" w14:paraId="6CEB9BD3" w14:textId="779F938D">
      <w:pPr>
        <w:pStyle w:val="Normal"/>
        <w:spacing w:after="0" w:afterAutospacing="off"/>
        <w:ind w:left="567"/>
      </w:pPr>
      <w:r w:rsidR="5BBE6749">
        <w:rPr/>
        <w:t>pr_info</w:t>
      </w:r>
      <w:r w:rsidR="5BBE6749">
        <w:rPr/>
        <w:t>("Timer module unloaded\n");</w:t>
      </w:r>
    </w:p>
    <w:p w:rsidR="4977B09F" w:rsidP="1944A9E9" w:rsidRDefault="4977B09F" w14:paraId="48488E61" w14:textId="2630AE8C">
      <w:pPr>
        <w:pStyle w:val="Normal"/>
        <w:spacing w:after="0" w:afterAutospacing="off"/>
        <w:ind w:left="567"/>
      </w:pPr>
      <w:r w:rsidR="5BBE6749">
        <w:rPr/>
        <w:t>}</w:t>
      </w:r>
    </w:p>
    <w:p w:rsidR="4977B09F" w:rsidP="1944A9E9" w:rsidRDefault="4977B09F" w14:paraId="3852E834" w14:textId="778851A4">
      <w:pPr>
        <w:pStyle w:val="Normal"/>
        <w:spacing w:after="0" w:afterAutospacing="off"/>
        <w:ind w:left="567"/>
      </w:pPr>
      <w:r w:rsidR="5BBE6749">
        <w:rPr/>
        <w:t>module_init</w:t>
      </w:r>
      <w:r w:rsidR="5BBE6749">
        <w:rPr/>
        <w:t>(</w:t>
      </w:r>
      <w:r w:rsidR="5BBE6749">
        <w:rPr/>
        <w:t>my_init</w:t>
      </w:r>
      <w:r w:rsidR="5BBE6749">
        <w:rPr/>
        <w:t>);</w:t>
      </w:r>
    </w:p>
    <w:p w:rsidR="4977B09F" w:rsidP="1944A9E9" w:rsidRDefault="4977B09F" w14:paraId="5B3169D9" w14:textId="46CEBD44">
      <w:pPr>
        <w:pStyle w:val="Normal"/>
        <w:spacing w:after="0" w:afterAutospacing="off"/>
        <w:ind w:left="567"/>
      </w:pPr>
      <w:r w:rsidR="5BBE6749">
        <w:rPr/>
        <w:t>module_exit</w:t>
      </w:r>
      <w:r w:rsidR="5BBE6749">
        <w:rPr/>
        <w:t>(</w:t>
      </w:r>
      <w:r w:rsidR="5BBE6749">
        <w:rPr/>
        <w:t>my_exit</w:t>
      </w:r>
      <w:r w:rsidR="5BBE6749">
        <w:rPr/>
        <w:t>);</w:t>
      </w:r>
    </w:p>
    <w:p w:rsidR="4977B09F" w:rsidP="1944A9E9" w:rsidRDefault="4977B09F" w14:paraId="117E45DE" w14:textId="350BB652">
      <w:pPr>
        <w:pStyle w:val="Normal"/>
        <w:spacing w:after="0" w:afterAutospacing="off"/>
        <w:ind w:left="567"/>
      </w:pPr>
      <w:r w:rsidR="5BBE6749">
        <w:rPr/>
        <w:t>MODULE_AUTHOR("csathish.micro@gmail.com</w:t>
      </w:r>
      <w:r w:rsidR="5BBE6749">
        <w:rPr/>
        <w:t>&gt;");</w:t>
      </w:r>
    </w:p>
    <w:p w:rsidR="4977B09F" w:rsidP="1944A9E9" w:rsidRDefault="4977B09F" w14:paraId="01BD7CF7" w14:textId="7ACD6777">
      <w:pPr>
        <w:pStyle w:val="Normal"/>
        <w:spacing w:after="0" w:afterAutospacing="off"/>
        <w:ind w:left="567"/>
      </w:pPr>
      <w:r w:rsidR="5BBE6749">
        <w:rPr/>
        <w:t>MODULE_</w:t>
      </w:r>
      <w:r w:rsidR="5BBE6749">
        <w:rPr/>
        <w:t>DESCRIPTION(</w:t>
      </w:r>
      <w:r w:rsidR="5BBE6749">
        <w:rPr/>
        <w:t>"Standard timer example");</w:t>
      </w:r>
    </w:p>
    <w:p w:rsidR="4977B09F" w:rsidP="1944A9E9" w:rsidRDefault="4977B09F" w14:paraId="79A5EABE" w14:textId="0D415FEE">
      <w:pPr>
        <w:pStyle w:val="Normal"/>
        <w:spacing w:after="0" w:afterAutospacing="off"/>
        <w:ind w:left="567"/>
      </w:pPr>
      <w:r w:rsidR="5BBE6749">
        <w:rPr/>
        <w:t>MODULE_LICENSE("GPL");</w:t>
      </w:r>
    </w:p>
    <w:p w:rsidR="4977B09F" w:rsidP="1944A9E9" w:rsidRDefault="4977B09F" w14:paraId="3AA48E07" w14:textId="21951A5B">
      <w:pPr>
        <w:pStyle w:val="Normal"/>
        <w:spacing w:after="0" w:afterAutospacing="off"/>
        <w:ind w:left="567"/>
      </w:pPr>
      <w:r w:rsidR="5BBE6749">
        <w:rPr/>
        <w:t xml:space="preserve"> </w:t>
      </w:r>
    </w:p>
    <w:p w:rsidR="4977B09F" w:rsidP="1944A9E9" w:rsidRDefault="4977B09F" w14:paraId="6350C255" w14:textId="30D64C30">
      <w:pPr>
        <w:pStyle w:val="Normal"/>
        <w:spacing w:after="0" w:afterAutospacing="off"/>
        <w:ind w:left="567"/>
      </w:pPr>
      <w:r w:rsidR="5BBE6749">
        <w:rPr/>
        <w:t>#include &lt;</w:t>
      </w:r>
      <w:r w:rsidR="5BBE6749">
        <w:rPr/>
        <w:t>linux</w:t>
      </w:r>
      <w:r w:rsidR="5BBE6749">
        <w:rPr/>
        <w:t>/</w:t>
      </w:r>
      <w:r w:rsidR="5BBE6749">
        <w:rPr/>
        <w:t>hrtimer.h</w:t>
      </w:r>
      <w:r w:rsidR="5BBE6749">
        <w:rPr/>
        <w:t>&gt;</w:t>
      </w:r>
    </w:p>
    <w:p w:rsidR="4977B09F" w:rsidP="1944A9E9" w:rsidRDefault="4977B09F" w14:paraId="22B62CC7" w14:textId="6EDDF565">
      <w:pPr>
        <w:pStyle w:val="Normal"/>
        <w:spacing w:after="0" w:afterAutospacing="off"/>
        <w:ind w:left="567"/>
      </w:pPr>
      <w:r w:rsidR="5BBE6749">
        <w:rPr/>
        <w:t xml:space="preserve"> </w:t>
      </w:r>
    </w:p>
    <w:p w:rsidR="4977B09F" w:rsidP="1944A9E9" w:rsidRDefault="4977B09F" w14:paraId="1B8E7BD7" w14:textId="37921358">
      <w:pPr>
        <w:pStyle w:val="Normal"/>
        <w:spacing w:after="0" w:afterAutospacing="off"/>
        <w:ind w:left="567"/>
      </w:pPr>
      <w:r w:rsidR="5BBE6749">
        <w:rPr/>
        <w:t>#include &lt;</w:t>
      </w:r>
      <w:r w:rsidR="5BBE6749">
        <w:rPr/>
        <w:t>linux</w:t>
      </w:r>
      <w:r w:rsidR="5BBE6749">
        <w:rPr/>
        <w:t>/delay&gt;</w:t>
      </w:r>
    </w:p>
    <w:p w:rsidR="4977B09F" w:rsidP="1944A9E9" w:rsidRDefault="4977B09F" w14:paraId="319A88B5" w14:textId="6F716378">
      <w:pPr>
        <w:pStyle w:val="Normal"/>
        <w:spacing w:after="0" w:afterAutospacing="off"/>
        <w:ind w:left="567"/>
      </w:pPr>
      <w:r w:rsidR="5BBE6749">
        <w:rPr/>
        <w:t>ndelay</w:t>
      </w:r>
      <w:r w:rsidR="5BBE6749">
        <w:rPr/>
        <w:t xml:space="preserve">(unsigned long </w:t>
      </w:r>
      <w:r w:rsidR="5BBE6749">
        <w:rPr/>
        <w:t>nsecs</w:t>
      </w:r>
      <w:r w:rsidR="5BBE6749">
        <w:rPr/>
        <w:t>)</w:t>
      </w:r>
    </w:p>
    <w:p w:rsidR="4977B09F" w:rsidP="1944A9E9" w:rsidRDefault="4977B09F" w14:paraId="267A640F" w14:textId="76ECADD9">
      <w:pPr>
        <w:pStyle w:val="Normal"/>
        <w:spacing w:after="0" w:afterAutospacing="off"/>
        <w:ind w:left="567"/>
      </w:pPr>
      <w:r w:rsidR="5BBE6749">
        <w:rPr/>
        <w:t>udelay</w:t>
      </w:r>
      <w:r w:rsidR="5BBE6749">
        <w:rPr/>
        <w:t xml:space="preserve">(unsigned long </w:t>
      </w:r>
      <w:r w:rsidR="5BBE6749">
        <w:rPr/>
        <w:t>usecs</w:t>
      </w:r>
      <w:r w:rsidR="5BBE6749">
        <w:rPr/>
        <w:t>)</w:t>
      </w:r>
    </w:p>
    <w:p w:rsidR="4977B09F" w:rsidP="1944A9E9" w:rsidRDefault="4977B09F" w14:paraId="46234431" w14:textId="615D2852">
      <w:pPr>
        <w:pStyle w:val="Normal"/>
        <w:spacing w:after="0" w:afterAutospacing="off"/>
        <w:ind w:left="567"/>
      </w:pPr>
      <w:r w:rsidR="5BBE6749">
        <w:rPr/>
        <w:t>mdelay</w:t>
      </w:r>
      <w:r w:rsidR="5BBE6749">
        <w:rPr/>
        <w:t>(unsigned long msecs)</w:t>
      </w:r>
    </w:p>
    <w:p w:rsidR="1944A9E9" w:rsidP="1944A9E9" w:rsidRDefault="1944A9E9" w14:paraId="12176F0B" w14:textId="25F6A5ED">
      <w:pPr>
        <w:pStyle w:val="Normal"/>
      </w:pPr>
    </w:p>
    <w:p w:rsidR="1944A9E9" w:rsidP="1944A9E9" w:rsidRDefault="1944A9E9" w14:paraId="123551FF" w14:textId="135CBC90">
      <w:pPr>
        <w:pStyle w:val="Normal"/>
      </w:pPr>
    </w:p>
    <w:p w:rsidR="01C35823" w:rsidP="1944A9E9" w:rsidRDefault="01C35823" w14:paraId="030ADAFD" w14:textId="72FA5C66">
      <w:pPr>
        <w:pStyle w:val="Normal"/>
        <w:jc w:val="center"/>
        <w:rPr>
          <w:b w:val="1"/>
          <w:bCs w:val="1"/>
          <w:sz w:val="32"/>
          <w:szCs w:val="32"/>
          <w:u w:val="single"/>
        </w:rPr>
      </w:pPr>
      <w:r w:rsidRPr="1944A9E9" w:rsidR="01C35823">
        <w:rPr>
          <w:b w:val="1"/>
          <w:bCs w:val="1"/>
          <w:sz w:val="32"/>
          <w:szCs w:val="32"/>
          <w:u w:val="single"/>
        </w:rPr>
        <w:t>Programs</w:t>
      </w:r>
    </w:p>
    <w:p w:rsidR="01C35823" w:rsidP="1944A9E9" w:rsidRDefault="01C35823" w14:paraId="3ED537B5" w14:textId="79C14688">
      <w:pPr>
        <w:pStyle w:val="Normal"/>
        <w:jc w:val="left"/>
        <w:rPr>
          <w:b w:val="1"/>
          <w:bCs w:val="1"/>
          <w:u w:val="single"/>
        </w:rPr>
      </w:pPr>
      <w:r w:rsidRPr="1944A9E9" w:rsidR="01C35823">
        <w:rPr>
          <w:b w:val="1"/>
          <w:bCs w:val="1"/>
          <w:u w:val="single"/>
        </w:rPr>
        <w:t>CharDriver</w:t>
      </w:r>
      <w:r w:rsidRPr="1944A9E9" w:rsidR="120AE04D">
        <w:rPr>
          <w:b w:val="1"/>
          <w:bCs w:val="1"/>
          <w:u w:val="single"/>
        </w:rPr>
        <w:t>.c</w:t>
      </w:r>
    </w:p>
    <w:p w:rsidR="27D6D9BC" w:rsidP="1944A9E9" w:rsidRDefault="27D6D9BC" w14:paraId="042B4BD6" w14:textId="5BB1F32F">
      <w:pPr>
        <w:pStyle w:val="Normal"/>
        <w:spacing w:after="0" w:afterAutospacing="off"/>
        <w:ind w:left="283"/>
        <w:jc w:val="left"/>
      </w:pPr>
      <w:r w:rsidR="27D6D9BC">
        <w:rPr/>
        <w:t>#include &lt;</w:t>
      </w:r>
      <w:r w:rsidR="27D6D9BC">
        <w:rPr/>
        <w:t>linux</w:t>
      </w:r>
      <w:r w:rsidR="27D6D9BC">
        <w:rPr/>
        <w:t>/</w:t>
      </w:r>
      <w:r w:rsidR="27D6D9BC">
        <w:rPr/>
        <w:t>module.h</w:t>
      </w:r>
      <w:r w:rsidR="27D6D9BC">
        <w:rPr/>
        <w:t>&gt;</w:t>
      </w:r>
    </w:p>
    <w:p w:rsidR="27D6D9BC" w:rsidP="1944A9E9" w:rsidRDefault="27D6D9BC" w14:paraId="035A1E3B" w14:textId="3B41C41E">
      <w:pPr>
        <w:pStyle w:val="Normal"/>
        <w:spacing w:after="0" w:afterAutospacing="off"/>
        <w:ind w:left="283"/>
        <w:jc w:val="left"/>
      </w:pPr>
      <w:r w:rsidR="27D6D9BC">
        <w:rPr/>
        <w:t>#include &lt;</w:t>
      </w:r>
      <w:r w:rsidR="27D6D9BC">
        <w:rPr/>
        <w:t>linux</w:t>
      </w:r>
      <w:r w:rsidR="27D6D9BC">
        <w:rPr/>
        <w:t>/</w:t>
      </w:r>
      <w:r w:rsidR="27D6D9BC">
        <w:rPr/>
        <w:t>version.h</w:t>
      </w:r>
      <w:r w:rsidR="27D6D9BC">
        <w:rPr/>
        <w:t>&gt;</w:t>
      </w:r>
    </w:p>
    <w:p w:rsidR="27D6D9BC" w:rsidP="1944A9E9" w:rsidRDefault="27D6D9BC" w14:paraId="2D71FF57" w14:textId="189ED9F9">
      <w:pPr>
        <w:pStyle w:val="Normal"/>
        <w:spacing w:after="0" w:afterAutospacing="off"/>
        <w:ind w:left="283"/>
        <w:jc w:val="left"/>
      </w:pPr>
      <w:r w:rsidR="27D6D9BC">
        <w:rPr/>
        <w:t>#include &lt;</w:t>
      </w:r>
      <w:r w:rsidR="27D6D9BC">
        <w:rPr/>
        <w:t>linux</w:t>
      </w:r>
      <w:r w:rsidR="27D6D9BC">
        <w:rPr/>
        <w:t>/</w:t>
      </w:r>
      <w:r w:rsidR="27D6D9BC">
        <w:rPr/>
        <w:t>kernel.h</w:t>
      </w:r>
      <w:r w:rsidR="27D6D9BC">
        <w:rPr/>
        <w:t>&gt;</w:t>
      </w:r>
    </w:p>
    <w:p w:rsidR="27D6D9BC" w:rsidP="1944A9E9" w:rsidRDefault="27D6D9BC" w14:paraId="5E03328B" w14:textId="521F37BC">
      <w:pPr>
        <w:pStyle w:val="Normal"/>
        <w:spacing w:after="0" w:afterAutospacing="off"/>
        <w:ind w:left="283"/>
        <w:jc w:val="left"/>
      </w:pPr>
      <w:r w:rsidR="27D6D9BC">
        <w:rPr/>
        <w:t>#include &lt;</w:t>
      </w:r>
      <w:r w:rsidR="27D6D9BC">
        <w:rPr/>
        <w:t>linux</w:t>
      </w:r>
      <w:r w:rsidR="27D6D9BC">
        <w:rPr/>
        <w:t>/</w:t>
      </w:r>
      <w:r w:rsidR="27D6D9BC">
        <w:rPr/>
        <w:t>fs.h</w:t>
      </w:r>
      <w:r w:rsidR="27D6D9BC">
        <w:rPr/>
        <w:t>&gt;</w:t>
      </w:r>
    </w:p>
    <w:p w:rsidR="27D6D9BC" w:rsidP="1944A9E9" w:rsidRDefault="27D6D9BC" w14:paraId="3327A656" w14:textId="189E5623">
      <w:pPr>
        <w:pStyle w:val="Normal"/>
        <w:spacing w:after="0" w:afterAutospacing="off"/>
        <w:ind w:left="283"/>
        <w:jc w:val="left"/>
      </w:pPr>
      <w:r w:rsidR="27D6D9BC">
        <w:rPr/>
        <w:t>#include &lt;</w:t>
      </w:r>
      <w:r w:rsidR="27D6D9BC">
        <w:rPr/>
        <w:t>linux</w:t>
      </w:r>
      <w:r w:rsidR="27D6D9BC">
        <w:rPr/>
        <w:t>/</w:t>
      </w:r>
      <w:r w:rsidR="27D6D9BC">
        <w:rPr/>
        <w:t>cdev.h</w:t>
      </w:r>
      <w:r w:rsidR="27D6D9BC">
        <w:rPr/>
        <w:t>&gt;</w:t>
      </w:r>
    </w:p>
    <w:p w:rsidR="27D6D9BC" w:rsidP="1944A9E9" w:rsidRDefault="27D6D9BC" w14:paraId="5913000A" w14:textId="652FDD5F">
      <w:pPr>
        <w:pStyle w:val="Normal"/>
        <w:spacing w:after="0" w:afterAutospacing="off"/>
        <w:ind w:left="283"/>
        <w:jc w:val="left"/>
      </w:pPr>
      <w:r w:rsidR="27D6D9BC">
        <w:rPr/>
        <w:t>#include &lt;</w:t>
      </w:r>
      <w:r w:rsidR="27D6D9BC">
        <w:rPr/>
        <w:t>linux</w:t>
      </w:r>
      <w:r w:rsidR="27D6D9BC">
        <w:rPr/>
        <w:t>/</w:t>
      </w:r>
      <w:r w:rsidR="27D6D9BC">
        <w:rPr/>
        <w:t>device.h</w:t>
      </w:r>
      <w:r w:rsidR="27D6D9BC">
        <w:rPr/>
        <w:t>&gt;</w:t>
      </w:r>
    </w:p>
    <w:p w:rsidR="27D6D9BC" w:rsidP="1944A9E9" w:rsidRDefault="27D6D9BC" w14:paraId="3A0004ED" w14:textId="40E7ABE7">
      <w:pPr>
        <w:pStyle w:val="Normal"/>
        <w:spacing w:after="0" w:afterAutospacing="off"/>
        <w:ind w:left="283"/>
        <w:jc w:val="left"/>
      </w:pPr>
      <w:r w:rsidR="27D6D9BC">
        <w:rPr/>
        <w:t>#include &lt;</w:t>
      </w:r>
      <w:r w:rsidR="27D6D9BC">
        <w:rPr/>
        <w:t>asm</w:t>
      </w:r>
      <w:r w:rsidR="27D6D9BC">
        <w:rPr/>
        <w:t>/</w:t>
      </w:r>
      <w:r w:rsidR="27D6D9BC">
        <w:rPr/>
        <w:t>uaccess.h</w:t>
      </w:r>
      <w:r w:rsidR="27D6D9BC">
        <w:rPr/>
        <w:t>&gt;</w:t>
      </w:r>
    </w:p>
    <w:p w:rsidR="27D6D9BC" w:rsidP="1944A9E9" w:rsidRDefault="27D6D9BC" w14:paraId="367064F1" w14:textId="7A2B1633">
      <w:pPr>
        <w:pStyle w:val="Normal"/>
        <w:spacing w:after="0" w:afterAutospacing="off"/>
        <w:ind w:left="283"/>
        <w:jc w:val="left"/>
      </w:pPr>
      <w:r w:rsidR="27D6D9BC">
        <w:rPr/>
        <w:t>#include &lt;</w:t>
      </w:r>
      <w:r w:rsidR="27D6D9BC">
        <w:rPr/>
        <w:t>linux</w:t>
      </w:r>
      <w:r w:rsidR="27D6D9BC">
        <w:rPr/>
        <w:t>/</w:t>
      </w:r>
      <w:r w:rsidR="27D6D9BC">
        <w:rPr/>
        <w:t>uaccess.h</w:t>
      </w:r>
      <w:r w:rsidR="27D6D9BC">
        <w:rPr/>
        <w:t>&gt;</w:t>
      </w:r>
    </w:p>
    <w:p w:rsidR="27D6D9BC" w:rsidP="1944A9E9" w:rsidRDefault="27D6D9BC" w14:paraId="5475494D" w14:textId="21CA75B4">
      <w:pPr>
        <w:pStyle w:val="Normal"/>
        <w:spacing w:after="0" w:afterAutospacing="off"/>
        <w:ind w:left="283"/>
        <w:jc w:val="left"/>
      </w:pPr>
      <w:r w:rsidR="27D6D9BC">
        <w:rPr/>
        <w:t>#include &lt;</w:t>
      </w:r>
      <w:r w:rsidR="27D6D9BC">
        <w:rPr/>
        <w:t>linux</w:t>
      </w:r>
      <w:r w:rsidR="27D6D9BC">
        <w:rPr/>
        <w:t>/</w:t>
      </w:r>
      <w:r w:rsidR="27D6D9BC">
        <w:rPr/>
        <w:t>init.h</w:t>
      </w:r>
      <w:r w:rsidR="27D6D9BC">
        <w:rPr/>
        <w:t>&gt;</w:t>
      </w:r>
    </w:p>
    <w:p w:rsidR="27D6D9BC" w:rsidP="1944A9E9" w:rsidRDefault="27D6D9BC" w14:paraId="785B4704" w14:textId="164E0630">
      <w:pPr>
        <w:pStyle w:val="Normal"/>
        <w:spacing w:after="0" w:afterAutospacing="off"/>
        <w:ind w:left="283"/>
        <w:jc w:val="left"/>
      </w:pPr>
      <w:r w:rsidR="27D6D9BC">
        <w:rPr/>
        <w:t>#include &lt;</w:t>
      </w:r>
      <w:r w:rsidR="27D6D9BC">
        <w:rPr/>
        <w:t>linux</w:t>
      </w:r>
      <w:r w:rsidR="27D6D9BC">
        <w:rPr/>
        <w:t>/</w:t>
      </w:r>
      <w:r w:rsidR="27D6D9BC">
        <w:rPr/>
        <w:t>sched.h</w:t>
      </w:r>
      <w:r w:rsidR="27D6D9BC">
        <w:rPr/>
        <w:t>&gt;</w:t>
      </w:r>
    </w:p>
    <w:p w:rsidR="27D6D9BC" w:rsidP="1944A9E9" w:rsidRDefault="27D6D9BC" w14:paraId="10DB2B36" w14:textId="71D6DF57">
      <w:pPr>
        <w:pStyle w:val="Normal"/>
        <w:spacing w:after="0" w:afterAutospacing="off"/>
        <w:ind w:left="283"/>
        <w:jc w:val="left"/>
      </w:pPr>
      <w:r w:rsidR="27D6D9BC">
        <w:rPr/>
        <w:t>#include &lt;</w:t>
      </w:r>
      <w:r w:rsidR="27D6D9BC">
        <w:rPr/>
        <w:t>linux</w:t>
      </w:r>
      <w:r w:rsidR="27D6D9BC">
        <w:rPr/>
        <w:t>/</w:t>
      </w:r>
      <w:r w:rsidR="27D6D9BC">
        <w:rPr/>
        <w:t>errno.h</w:t>
      </w:r>
      <w:r w:rsidR="27D6D9BC">
        <w:rPr/>
        <w:t>&gt;</w:t>
      </w:r>
    </w:p>
    <w:p w:rsidR="27D6D9BC" w:rsidP="1944A9E9" w:rsidRDefault="27D6D9BC" w14:paraId="1942C108" w14:textId="4F043F65">
      <w:pPr>
        <w:pStyle w:val="Normal"/>
        <w:spacing w:after="0" w:afterAutospacing="off"/>
        <w:ind w:left="283"/>
        <w:jc w:val="left"/>
      </w:pPr>
      <w:r w:rsidR="27D6D9BC">
        <w:rPr/>
        <w:t>#include &lt;</w:t>
      </w:r>
      <w:r w:rsidR="27D6D9BC">
        <w:rPr/>
        <w:t>asm</w:t>
      </w:r>
      <w:r w:rsidR="27D6D9BC">
        <w:rPr/>
        <w:t>/</w:t>
      </w:r>
      <w:r w:rsidR="27D6D9BC">
        <w:rPr/>
        <w:t>current.h</w:t>
      </w:r>
      <w:r w:rsidR="27D6D9BC">
        <w:rPr/>
        <w:t>&gt;</w:t>
      </w:r>
    </w:p>
    <w:p w:rsidR="27D6D9BC" w:rsidP="1944A9E9" w:rsidRDefault="27D6D9BC" w14:paraId="563C6111" w14:textId="5410C399">
      <w:pPr>
        <w:pStyle w:val="Normal"/>
        <w:spacing w:after="0" w:afterAutospacing="off"/>
        <w:ind w:left="283"/>
        <w:jc w:val="left"/>
      </w:pPr>
      <w:r w:rsidR="27D6D9BC">
        <w:rPr/>
        <w:t xml:space="preserve"> </w:t>
      </w:r>
    </w:p>
    <w:p w:rsidR="27D6D9BC" w:rsidP="1944A9E9" w:rsidRDefault="27D6D9BC" w14:paraId="4080190E" w14:textId="113EC862">
      <w:pPr>
        <w:pStyle w:val="Normal"/>
        <w:spacing w:after="0" w:afterAutospacing="off"/>
        <w:ind w:left="283"/>
        <w:jc w:val="left"/>
      </w:pPr>
      <w:r w:rsidR="27D6D9BC">
        <w:rPr/>
        <w:t>#define MAX_LENGTH 4000</w:t>
      </w:r>
    </w:p>
    <w:p w:rsidR="27D6D9BC" w:rsidP="1944A9E9" w:rsidRDefault="27D6D9BC" w14:paraId="2C242EA0" w14:textId="070F4D69">
      <w:pPr>
        <w:pStyle w:val="Normal"/>
        <w:spacing w:after="0" w:afterAutospacing="off"/>
        <w:ind w:left="283"/>
        <w:jc w:val="left"/>
      </w:pPr>
      <w:r w:rsidR="27D6D9BC">
        <w:rPr/>
        <w:t>#define CHAR_DEV_NAME "Testdev_2"</w:t>
      </w:r>
    </w:p>
    <w:p w:rsidR="27D6D9BC" w:rsidP="1944A9E9" w:rsidRDefault="27D6D9BC" w14:paraId="1AF5FB95" w14:textId="7A393B7B">
      <w:pPr>
        <w:pStyle w:val="Normal"/>
        <w:spacing w:after="0" w:afterAutospacing="off"/>
        <w:ind w:left="283"/>
        <w:jc w:val="left"/>
      </w:pPr>
      <w:r w:rsidR="27D6D9BC">
        <w:rPr/>
        <w:t>#define SUCCESS 0</w:t>
      </w:r>
    </w:p>
    <w:p w:rsidR="27D6D9BC" w:rsidP="1944A9E9" w:rsidRDefault="27D6D9BC" w14:paraId="143E2D2C" w14:textId="274C8E80">
      <w:pPr>
        <w:pStyle w:val="Normal"/>
        <w:spacing w:after="0" w:afterAutospacing="off"/>
        <w:ind w:left="283"/>
        <w:jc w:val="left"/>
      </w:pPr>
      <w:r w:rsidR="27D6D9BC">
        <w:rPr/>
        <w:t xml:space="preserve"> </w:t>
      </w:r>
    </w:p>
    <w:p w:rsidR="27D6D9BC" w:rsidP="1944A9E9" w:rsidRDefault="27D6D9BC" w14:paraId="1573B349" w14:textId="4E6C67E8">
      <w:pPr>
        <w:pStyle w:val="Normal"/>
        <w:spacing w:after="0" w:afterAutospacing="off"/>
        <w:ind w:left="283"/>
        <w:jc w:val="left"/>
      </w:pPr>
      <w:r w:rsidR="27D6D9BC">
        <w:rPr/>
        <w:t xml:space="preserve">static </w:t>
      </w:r>
      <w:r w:rsidR="27D6D9BC">
        <w:rPr/>
        <w:t>struct</w:t>
      </w:r>
      <w:r w:rsidR="27D6D9BC">
        <w:rPr/>
        <w:t xml:space="preserve"> </w:t>
      </w:r>
      <w:r w:rsidR="27D6D9BC">
        <w:rPr/>
        <w:t>cdev</w:t>
      </w:r>
      <w:r w:rsidR="27D6D9BC">
        <w:rPr/>
        <w:t xml:space="preserve"> *</w:t>
      </w:r>
      <w:r w:rsidR="27D6D9BC">
        <w:rPr/>
        <w:t>my_cdev</w:t>
      </w:r>
      <w:r w:rsidR="27D6D9BC">
        <w:rPr/>
        <w:t>;</w:t>
      </w:r>
    </w:p>
    <w:p w:rsidR="27D6D9BC" w:rsidP="1944A9E9" w:rsidRDefault="27D6D9BC" w14:paraId="517A024D" w14:textId="7AC9A83C">
      <w:pPr>
        <w:pStyle w:val="Normal"/>
        <w:spacing w:after="0" w:afterAutospacing="off"/>
        <w:ind w:left="283"/>
        <w:jc w:val="left"/>
      </w:pPr>
      <w:r w:rsidR="27D6D9BC">
        <w:rPr/>
        <w:t>static struct class *</w:t>
      </w:r>
      <w:r w:rsidR="27D6D9BC">
        <w:rPr/>
        <w:t>my_class</w:t>
      </w:r>
      <w:r w:rsidR="27D6D9BC">
        <w:rPr/>
        <w:t>;</w:t>
      </w:r>
    </w:p>
    <w:p w:rsidR="27D6D9BC" w:rsidP="1944A9E9" w:rsidRDefault="27D6D9BC" w14:paraId="7F75F3ED" w14:textId="4D32B789">
      <w:pPr>
        <w:pStyle w:val="Normal"/>
        <w:spacing w:after="0" w:afterAutospacing="off"/>
        <w:ind w:left="283"/>
        <w:jc w:val="left"/>
      </w:pPr>
      <w:r w:rsidR="27D6D9BC">
        <w:rPr/>
        <w:t xml:space="preserve">static </w:t>
      </w:r>
      <w:r w:rsidR="27D6D9BC">
        <w:rPr/>
        <w:t>dev_t</w:t>
      </w:r>
      <w:r w:rsidR="27D6D9BC">
        <w:rPr/>
        <w:t xml:space="preserve"> </w:t>
      </w:r>
      <w:r w:rsidR="27D6D9BC">
        <w:rPr/>
        <w:t>mydev</w:t>
      </w:r>
      <w:r w:rsidR="27D6D9BC">
        <w:rPr/>
        <w:t>;</w:t>
      </w:r>
    </w:p>
    <w:p w:rsidR="27D6D9BC" w:rsidP="1944A9E9" w:rsidRDefault="27D6D9BC" w14:paraId="2F5219EE" w14:textId="0E489719">
      <w:pPr>
        <w:pStyle w:val="Normal"/>
        <w:spacing w:after="0" w:afterAutospacing="off"/>
        <w:ind w:left="283"/>
        <w:jc w:val="left"/>
      </w:pPr>
      <w:r w:rsidR="27D6D9BC">
        <w:rPr/>
        <w:t xml:space="preserve">static int count = 1, </w:t>
      </w:r>
      <w:r w:rsidR="27D6D9BC">
        <w:rPr/>
        <w:t>inuse</w:t>
      </w:r>
      <w:r w:rsidR="27D6D9BC">
        <w:rPr/>
        <w:t xml:space="preserve"> = 0;</w:t>
      </w:r>
    </w:p>
    <w:p w:rsidR="27D6D9BC" w:rsidP="1944A9E9" w:rsidRDefault="27D6D9BC" w14:paraId="483EB832" w14:textId="6447D4B4">
      <w:pPr>
        <w:pStyle w:val="Normal"/>
        <w:spacing w:after="0" w:afterAutospacing="off"/>
        <w:ind w:left="283"/>
        <w:jc w:val="left"/>
      </w:pPr>
      <w:r w:rsidR="27D6D9BC">
        <w:rPr/>
        <w:t xml:space="preserve"> </w:t>
      </w:r>
    </w:p>
    <w:p w:rsidR="27D6D9BC" w:rsidP="1944A9E9" w:rsidRDefault="27D6D9BC" w14:paraId="71861EFF" w14:textId="22777A74">
      <w:pPr>
        <w:pStyle w:val="Normal"/>
        <w:spacing w:after="0" w:afterAutospacing="off"/>
        <w:ind w:left="283"/>
        <w:jc w:val="left"/>
      </w:pPr>
      <w:r w:rsidR="27D6D9BC">
        <w:rPr/>
        <w:t>static char *</w:t>
      </w:r>
      <w:r w:rsidR="27D6D9BC">
        <w:rPr/>
        <w:t>char_device_buf</w:t>
      </w:r>
      <w:r w:rsidR="27D6D9BC">
        <w:rPr/>
        <w:t>;</w:t>
      </w:r>
    </w:p>
    <w:p w:rsidR="27D6D9BC" w:rsidP="1944A9E9" w:rsidRDefault="27D6D9BC" w14:paraId="708AADC9" w14:textId="6F5E2EA9">
      <w:pPr>
        <w:pStyle w:val="Normal"/>
        <w:spacing w:after="0" w:afterAutospacing="off"/>
        <w:ind w:left="283"/>
        <w:jc w:val="left"/>
      </w:pPr>
      <w:r w:rsidR="27D6D9BC">
        <w:rPr/>
        <w:t xml:space="preserve"> </w:t>
      </w:r>
    </w:p>
    <w:p w:rsidR="27D6D9BC" w:rsidP="1944A9E9" w:rsidRDefault="27D6D9BC" w14:paraId="3F908768" w14:textId="4472C403">
      <w:pPr>
        <w:pStyle w:val="Normal"/>
        <w:spacing w:after="0" w:afterAutospacing="off"/>
        <w:ind w:left="283"/>
        <w:jc w:val="left"/>
      </w:pPr>
      <w:r w:rsidR="27D6D9BC">
        <w:rPr/>
        <w:t xml:space="preserve">static int </w:t>
      </w:r>
      <w:r w:rsidR="27D6D9BC">
        <w:rPr/>
        <w:t>char_dev_open</w:t>
      </w:r>
      <w:r w:rsidR="27D6D9BC">
        <w:rPr/>
        <w:t xml:space="preserve">(struct </w:t>
      </w:r>
      <w:r w:rsidR="27D6D9BC">
        <w:rPr/>
        <w:t>inode</w:t>
      </w:r>
      <w:r w:rsidR="27D6D9BC">
        <w:rPr/>
        <w:t xml:space="preserve"> *</w:t>
      </w:r>
      <w:r w:rsidR="27D6D9BC">
        <w:rPr/>
        <w:t>inode</w:t>
      </w:r>
      <w:r w:rsidR="27D6D9BC">
        <w:rPr/>
        <w:t>, struct file *file)</w:t>
      </w:r>
    </w:p>
    <w:p w:rsidR="27D6D9BC" w:rsidP="1944A9E9" w:rsidRDefault="27D6D9BC" w14:paraId="752B6382" w14:textId="68D228F4">
      <w:pPr>
        <w:pStyle w:val="Normal"/>
        <w:spacing w:after="0" w:afterAutospacing="off"/>
        <w:ind w:left="283"/>
        <w:jc w:val="left"/>
      </w:pPr>
      <w:r w:rsidR="27D6D9BC">
        <w:rPr/>
        <w:t>{</w:t>
      </w:r>
    </w:p>
    <w:p w:rsidR="27D6D9BC" w:rsidP="1944A9E9" w:rsidRDefault="27D6D9BC" w14:paraId="4BF889DF" w14:textId="613BBFA1">
      <w:pPr>
        <w:pStyle w:val="Normal"/>
        <w:spacing w:after="0" w:afterAutospacing="off"/>
        <w:ind w:left="283"/>
        <w:jc w:val="left"/>
      </w:pPr>
      <w:r w:rsidR="27D6D9BC">
        <w:rPr/>
        <w:t>if (</w:t>
      </w:r>
      <w:r w:rsidR="27D6D9BC">
        <w:rPr/>
        <w:t>inuse</w:t>
      </w:r>
      <w:r w:rsidR="27D6D9BC">
        <w:rPr/>
        <w:t>) {</w:t>
      </w:r>
    </w:p>
    <w:p w:rsidR="27D6D9BC" w:rsidP="1944A9E9" w:rsidRDefault="27D6D9BC" w14:paraId="5422ECF6" w14:textId="58A3BCC4">
      <w:pPr>
        <w:pStyle w:val="Normal"/>
        <w:spacing w:after="0" w:afterAutospacing="off"/>
        <w:ind w:left="283"/>
        <w:jc w:val="left"/>
      </w:pPr>
      <w:r w:rsidR="27D6D9BC">
        <w:rPr/>
        <w:t>pr_err("Device busy %s", CHAR_DEV_NAME);</w:t>
      </w:r>
    </w:p>
    <w:p w:rsidR="27D6D9BC" w:rsidP="1944A9E9" w:rsidRDefault="27D6D9BC" w14:paraId="059ABD1E" w14:textId="15CCE6D5">
      <w:pPr>
        <w:pStyle w:val="Normal"/>
        <w:spacing w:after="0" w:afterAutospacing="off"/>
        <w:ind w:left="283"/>
        <w:jc w:val="left"/>
      </w:pPr>
      <w:r w:rsidR="27D6D9BC">
        <w:rPr/>
        <w:t>return -EBUSY;</w:t>
      </w:r>
    </w:p>
    <w:p w:rsidR="27D6D9BC" w:rsidP="1944A9E9" w:rsidRDefault="27D6D9BC" w14:paraId="2999A843" w14:textId="2F60B9DA">
      <w:pPr>
        <w:pStyle w:val="Normal"/>
        <w:spacing w:after="0" w:afterAutospacing="off"/>
        <w:ind w:left="283"/>
        <w:jc w:val="left"/>
      </w:pPr>
      <w:r w:rsidR="27D6D9BC">
        <w:rPr/>
        <w:t>}</w:t>
      </w:r>
    </w:p>
    <w:p w:rsidR="27D6D9BC" w:rsidP="1944A9E9" w:rsidRDefault="27D6D9BC" w14:paraId="685EBB6C" w14:textId="15EF62EE">
      <w:pPr>
        <w:pStyle w:val="Normal"/>
        <w:spacing w:after="0" w:afterAutospacing="off"/>
        <w:ind w:left="283"/>
        <w:jc w:val="left"/>
      </w:pPr>
      <w:r w:rsidR="27D6D9BC">
        <w:rPr/>
        <w:t>inuse = 1;</w:t>
      </w:r>
    </w:p>
    <w:p w:rsidR="27D6D9BC" w:rsidP="1944A9E9" w:rsidRDefault="27D6D9BC" w14:paraId="62AE461E" w14:textId="3C4D561C">
      <w:pPr>
        <w:pStyle w:val="Normal"/>
        <w:spacing w:after="0" w:afterAutospacing="off"/>
        <w:ind w:left="283"/>
        <w:jc w:val="left"/>
      </w:pPr>
      <w:r w:rsidR="27D6D9BC">
        <w:rPr/>
        <w:t>pr_info("Open operation invoked");</w:t>
      </w:r>
    </w:p>
    <w:p w:rsidR="27D6D9BC" w:rsidP="1944A9E9" w:rsidRDefault="27D6D9BC" w14:paraId="70F61D4D" w14:textId="77FFBAF2">
      <w:pPr>
        <w:pStyle w:val="Normal"/>
        <w:spacing w:after="0" w:afterAutospacing="off"/>
        <w:ind w:left="283"/>
        <w:jc w:val="left"/>
      </w:pPr>
      <w:r w:rsidR="27D6D9BC">
        <w:rPr/>
        <w:t>return SUCCESS;</w:t>
      </w:r>
    </w:p>
    <w:p w:rsidR="27D6D9BC" w:rsidP="1944A9E9" w:rsidRDefault="27D6D9BC" w14:paraId="7066B7F0" w14:textId="30C5F13A">
      <w:pPr>
        <w:pStyle w:val="Normal"/>
        <w:spacing w:after="0" w:afterAutospacing="off"/>
        <w:ind w:left="283"/>
        <w:jc w:val="left"/>
      </w:pPr>
      <w:r w:rsidR="27D6D9BC">
        <w:rPr/>
        <w:t>}</w:t>
      </w:r>
    </w:p>
    <w:p w:rsidR="27D6D9BC" w:rsidP="1944A9E9" w:rsidRDefault="27D6D9BC" w14:paraId="2858EE24" w14:textId="5DBCF1A9">
      <w:pPr>
        <w:pStyle w:val="Normal"/>
        <w:spacing w:after="0" w:afterAutospacing="off"/>
        <w:ind w:left="283"/>
        <w:jc w:val="left"/>
      </w:pPr>
      <w:r w:rsidR="27D6D9BC">
        <w:rPr/>
        <w:t xml:space="preserve"> </w:t>
      </w:r>
    </w:p>
    <w:p w:rsidR="27D6D9BC" w:rsidP="1944A9E9" w:rsidRDefault="27D6D9BC" w14:paraId="6949B8D0" w14:textId="724E6F0D">
      <w:pPr>
        <w:pStyle w:val="Normal"/>
        <w:spacing w:after="0" w:afterAutospacing="off"/>
        <w:ind w:left="283"/>
        <w:jc w:val="left"/>
      </w:pPr>
      <w:r w:rsidR="27D6D9BC">
        <w:rPr/>
        <w:t xml:space="preserve">static int </w:t>
      </w:r>
      <w:r w:rsidR="27D6D9BC">
        <w:rPr/>
        <w:t>char_dev_release</w:t>
      </w:r>
      <w:r w:rsidR="27D6D9BC">
        <w:rPr/>
        <w:t xml:space="preserve">(struct </w:t>
      </w:r>
      <w:r w:rsidR="27D6D9BC">
        <w:rPr/>
        <w:t>inode</w:t>
      </w:r>
      <w:r w:rsidR="27D6D9BC">
        <w:rPr/>
        <w:t xml:space="preserve"> *</w:t>
      </w:r>
      <w:r w:rsidR="27D6D9BC">
        <w:rPr/>
        <w:t>inode</w:t>
      </w:r>
      <w:r w:rsidR="27D6D9BC">
        <w:rPr/>
        <w:t>, struct file *file)</w:t>
      </w:r>
    </w:p>
    <w:p w:rsidR="27D6D9BC" w:rsidP="1944A9E9" w:rsidRDefault="27D6D9BC" w14:paraId="5A0D2FDE" w14:textId="4783069D">
      <w:pPr>
        <w:pStyle w:val="Normal"/>
        <w:spacing w:after="0" w:afterAutospacing="off"/>
        <w:ind w:left="283"/>
        <w:jc w:val="left"/>
      </w:pPr>
      <w:r w:rsidR="27D6D9BC">
        <w:rPr/>
        <w:t>{</w:t>
      </w:r>
    </w:p>
    <w:p w:rsidR="27D6D9BC" w:rsidP="1944A9E9" w:rsidRDefault="27D6D9BC" w14:paraId="22BA59A3" w14:textId="5BA8CD89">
      <w:pPr>
        <w:pStyle w:val="Normal"/>
        <w:spacing w:after="0" w:afterAutospacing="off"/>
        <w:ind w:left="283"/>
        <w:jc w:val="left"/>
      </w:pPr>
      <w:r w:rsidR="27D6D9BC">
        <w:rPr/>
        <w:t>inuse = 0;</w:t>
      </w:r>
    </w:p>
    <w:p w:rsidR="27D6D9BC" w:rsidP="1944A9E9" w:rsidRDefault="27D6D9BC" w14:paraId="2BBAED97" w14:textId="0DEA8000">
      <w:pPr>
        <w:pStyle w:val="Normal"/>
        <w:spacing w:after="0" w:afterAutospacing="off"/>
        <w:ind w:left="283"/>
        <w:jc w:val="left"/>
      </w:pPr>
      <w:r w:rsidR="27D6D9BC">
        <w:rPr/>
        <w:t>return SUCCESS;</w:t>
      </w:r>
    </w:p>
    <w:p w:rsidR="27D6D9BC" w:rsidP="1944A9E9" w:rsidRDefault="27D6D9BC" w14:paraId="1CA98851" w14:textId="2E8F8A6C">
      <w:pPr>
        <w:pStyle w:val="Normal"/>
        <w:spacing w:after="0" w:afterAutospacing="off"/>
        <w:ind w:left="283"/>
        <w:jc w:val="left"/>
      </w:pPr>
      <w:r w:rsidR="27D6D9BC">
        <w:rPr/>
        <w:t>}</w:t>
      </w:r>
    </w:p>
    <w:p w:rsidR="27D6D9BC" w:rsidP="1944A9E9" w:rsidRDefault="27D6D9BC" w14:paraId="2B303228" w14:textId="11E4D8D7">
      <w:pPr>
        <w:pStyle w:val="Normal"/>
        <w:spacing w:after="0" w:afterAutospacing="off"/>
        <w:ind w:left="283"/>
        <w:jc w:val="left"/>
      </w:pPr>
      <w:r w:rsidR="27D6D9BC">
        <w:rPr/>
        <w:t xml:space="preserve"> </w:t>
      </w:r>
    </w:p>
    <w:p w:rsidR="27D6D9BC" w:rsidP="1944A9E9" w:rsidRDefault="27D6D9BC" w14:paraId="212065C8" w14:textId="0C143E95">
      <w:pPr>
        <w:pStyle w:val="Normal"/>
        <w:spacing w:after="0" w:afterAutospacing="off"/>
        <w:ind w:left="283"/>
        <w:jc w:val="left"/>
      </w:pPr>
      <w:r w:rsidR="27D6D9BC">
        <w:rPr/>
        <w:t xml:space="preserve">static </w:t>
      </w:r>
      <w:r w:rsidR="27D6D9BC">
        <w:rPr/>
        <w:t>ssize_t</w:t>
      </w:r>
      <w:r w:rsidR="27D6D9BC">
        <w:rPr/>
        <w:t xml:space="preserve"> </w:t>
      </w:r>
      <w:r w:rsidR="27D6D9BC">
        <w:rPr/>
        <w:t>char_dev_write</w:t>
      </w:r>
      <w:r w:rsidR="27D6D9BC">
        <w:rPr/>
        <w:t>(struct file *</w:t>
      </w:r>
      <w:r w:rsidR="27D6D9BC">
        <w:rPr/>
        <w:t>file,const</w:t>
      </w:r>
      <w:r w:rsidR="27D6D9BC">
        <w:rPr/>
        <w:t xml:space="preserve"> char *</w:t>
      </w:r>
      <w:r w:rsidR="27D6D9BC">
        <w:rPr/>
        <w:t>buf</w:t>
      </w:r>
      <w:r w:rsidR="27D6D9BC">
        <w:rPr/>
        <w:t xml:space="preserve">, </w:t>
      </w:r>
      <w:r w:rsidR="27D6D9BC">
        <w:rPr/>
        <w:t>size_t</w:t>
      </w:r>
      <w:r w:rsidR="27D6D9BC">
        <w:rPr/>
        <w:t xml:space="preserve"> </w:t>
      </w:r>
      <w:r w:rsidR="27D6D9BC">
        <w:rPr/>
        <w:t>lbuf</w:t>
      </w:r>
      <w:r w:rsidR="27D6D9BC">
        <w:rPr/>
        <w:t xml:space="preserve">, </w:t>
      </w:r>
      <w:r w:rsidR="27D6D9BC">
        <w:rPr/>
        <w:t>loff_t</w:t>
      </w:r>
      <w:r w:rsidR="27D6D9BC">
        <w:rPr/>
        <w:t xml:space="preserve"> *</w:t>
      </w:r>
      <w:r w:rsidR="27D6D9BC">
        <w:rPr/>
        <w:t>ppos</w:t>
      </w:r>
      <w:r w:rsidR="27D6D9BC">
        <w:rPr/>
        <w:t>)</w:t>
      </w:r>
    </w:p>
    <w:p w:rsidR="27D6D9BC" w:rsidP="1944A9E9" w:rsidRDefault="27D6D9BC" w14:paraId="2F15B60C" w14:textId="1DA829B9">
      <w:pPr>
        <w:pStyle w:val="Normal"/>
        <w:spacing w:after="0" w:afterAutospacing="off"/>
        <w:ind w:left="283"/>
        <w:jc w:val="left"/>
      </w:pPr>
      <w:r w:rsidR="27D6D9BC">
        <w:rPr/>
        <w:t>{</w:t>
      </w:r>
    </w:p>
    <w:p w:rsidR="27D6D9BC" w:rsidP="1944A9E9" w:rsidRDefault="27D6D9BC" w14:paraId="75336E25" w14:textId="13F997D5">
      <w:pPr>
        <w:pStyle w:val="Normal"/>
        <w:spacing w:after="0" w:afterAutospacing="off"/>
        <w:ind w:left="283"/>
        <w:jc w:val="left"/>
      </w:pPr>
      <w:r w:rsidR="27D6D9BC">
        <w:rPr/>
        <w:t xml:space="preserve"> </w:t>
      </w:r>
    </w:p>
    <w:p w:rsidR="27D6D9BC" w:rsidP="1944A9E9" w:rsidRDefault="27D6D9BC" w14:paraId="12AE4E56" w14:textId="7A1B8501">
      <w:pPr>
        <w:pStyle w:val="Normal"/>
        <w:spacing w:after="0" w:afterAutospacing="off"/>
        <w:ind w:left="283"/>
        <w:jc w:val="left"/>
      </w:pPr>
      <w:r w:rsidR="27D6D9BC">
        <w:rPr/>
        <w:t xml:space="preserve">int </w:t>
      </w:r>
      <w:r w:rsidR="27D6D9BC">
        <w:rPr/>
        <w:t>nbytes</w:t>
      </w:r>
      <w:r w:rsidR="27D6D9BC">
        <w:rPr/>
        <w:t xml:space="preserve">; /* Number of bytes written */ </w:t>
      </w:r>
    </w:p>
    <w:p w:rsidR="27D6D9BC" w:rsidP="1944A9E9" w:rsidRDefault="27D6D9BC" w14:paraId="3D4C0FCF" w14:textId="28D6D8CD">
      <w:pPr>
        <w:pStyle w:val="Normal"/>
        <w:spacing w:after="0" w:afterAutospacing="off"/>
        <w:ind w:left="283"/>
        <w:jc w:val="left"/>
      </w:pPr>
      <w:r w:rsidR="27D6D9BC">
        <w:rPr/>
        <w:t xml:space="preserve">int </w:t>
      </w:r>
      <w:r w:rsidR="27D6D9BC">
        <w:rPr/>
        <w:t>bytes_to_do</w:t>
      </w:r>
      <w:r w:rsidR="27D6D9BC">
        <w:rPr/>
        <w:t>; /* Number of bytes to write */</w:t>
      </w:r>
    </w:p>
    <w:p w:rsidR="27D6D9BC" w:rsidP="1944A9E9" w:rsidRDefault="27D6D9BC" w14:paraId="6E139C34" w14:textId="6AB2BB98">
      <w:pPr>
        <w:pStyle w:val="Normal"/>
        <w:spacing w:after="0" w:afterAutospacing="off"/>
        <w:ind w:left="283"/>
        <w:jc w:val="left"/>
      </w:pPr>
      <w:r w:rsidR="27D6D9BC">
        <w:rPr/>
        <w:t xml:space="preserve">        int </w:t>
      </w:r>
      <w:r w:rsidR="27D6D9BC">
        <w:rPr/>
        <w:t>maxbytes</w:t>
      </w:r>
      <w:r w:rsidR="27D6D9BC">
        <w:rPr/>
        <w:t>; /* Maximum number of bytes that can be written */</w:t>
      </w:r>
    </w:p>
    <w:p w:rsidR="27D6D9BC" w:rsidP="1944A9E9" w:rsidRDefault="27D6D9BC" w14:paraId="053FE123" w14:textId="7BB3ED84">
      <w:pPr>
        <w:pStyle w:val="Normal"/>
        <w:spacing w:after="0" w:afterAutospacing="off"/>
        <w:ind w:left="283"/>
        <w:jc w:val="left"/>
      </w:pPr>
      <w:r w:rsidR="27D6D9BC">
        <w:rPr/>
        <w:t xml:space="preserve"> </w:t>
      </w:r>
    </w:p>
    <w:p w:rsidR="27D6D9BC" w:rsidP="1944A9E9" w:rsidRDefault="27D6D9BC" w14:paraId="29AE4C74" w14:textId="5CBECB51">
      <w:pPr>
        <w:pStyle w:val="Normal"/>
        <w:spacing w:after="0" w:afterAutospacing="off"/>
        <w:ind w:left="283"/>
        <w:jc w:val="left"/>
      </w:pPr>
      <w:r w:rsidR="27D6D9BC">
        <w:rPr/>
        <w:t>maxbytes = MAX_LENGTH - *</w:t>
      </w:r>
      <w:r w:rsidR="27D6D9BC">
        <w:rPr/>
        <w:t>ppos</w:t>
      </w:r>
      <w:r w:rsidR="27D6D9BC">
        <w:rPr/>
        <w:t>;</w:t>
      </w:r>
    </w:p>
    <w:p w:rsidR="27D6D9BC" w:rsidP="1944A9E9" w:rsidRDefault="27D6D9BC" w14:paraId="154D2314" w14:textId="6C12348A">
      <w:pPr>
        <w:pStyle w:val="Normal"/>
        <w:spacing w:after="0" w:afterAutospacing="off"/>
        <w:ind w:left="283"/>
        <w:jc w:val="left"/>
      </w:pPr>
      <w:r w:rsidR="27D6D9BC">
        <w:rPr/>
        <w:t xml:space="preserve"> </w:t>
      </w:r>
    </w:p>
    <w:p w:rsidR="27D6D9BC" w:rsidP="1944A9E9" w:rsidRDefault="27D6D9BC" w14:paraId="7508F724" w14:textId="1ADC2487">
      <w:pPr>
        <w:pStyle w:val="Normal"/>
        <w:spacing w:after="0" w:afterAutospacing="off"/>
        <w:ind w:left="283"/>
        <w:jc w:val="left"/>
      </w:pPr>
      <w:r w:rsidR="27D6D9BC">
        <w:rPr/>
        <w:t xml:space="preserve"> </w:t>
      </w:r>
      <w:r w:rsidR="27D6D9BC">
        <w:rPr/>
        <w:t>pr_info</w:t>
      </w:r>
      <w:r w:rsidR="27D6D9BC">
        <w:rPr/>
        <w:t>("Drivers Write invoked");</w:t>
      </w:r>
    </w:p>
    <w:p w:rsidR="27D6D9BC" w:rsidP="1944A9E9" w:rsidRDefault="27D6D9BC" w14:paraId="6B4ED14D" w14:textId="72607232">
      <w:pPr>
        <w:pStyle w:val="Normal"/>
        <w:spacing w:after="0" w:afterAutospacing="off"/>
        <w:ind w:left="283"/>
        <w:jc w:val="left"/>
      </w:pPr>
      <w:r w:rsidR="27D6D9BC">
        <w:rPr/>
        <w:t xml:space="preserve"> </w:t>
      </w:r>
    </w:p>
    <w:p w:rsidR="27D6D9BC" w:rsidP="1944A9E9" w:rsidRDefault="27D6D9BC" w14:paraId="2BB803BE" w14:textId="61F639B7">
      <w:pPr>
        <w:pStyle w:val="Normal"/>
        <w:spacing w:after="0" w:afterAutospacing="off"/>
        <w:ind w:left="283"/>
        <w:jc w:val="left"/>
      </w:pPr>
      <w:r w:rsidR="27D6D9BC">
        <w:rPr/>
        <w:t>if (</w:t>
      </w:r>
      <w:r w:rsidR="27D6D9BC">
        <w:rPr/>
        <w:t>maxbytes</w:t>
      </w:r>
      <w:r w:rsidR="27D6D9BC">
        <w:rPr/>
        <w:t xml:space="preserve"> &gt; </w:t>
      </w:r>
      <w:r w:rsidR="27D6D9BC">
        <w:rPr/>
        <w:t>lbuf</w:t>
      </w:r>
      <w:r w:rsidR="27D6D9BC">
        <w:rPr/>
        <w:t xml:space="preserve"> ) </w:t>
      </w:r>
      <w:r w:rsidR="27D6D9BC">
        <w:rPr/>
        <w:t>bytes_to_do</w:t>
      </w:r>
      <w:r w:rsidR="27D6D9BC">
        <w:rPr/>
        <w:t xml:space="preserve"> = </w:t>
      </w:r>
      <w:r w:rsidR="27D6D9BC">
        <w:rPr/>
        <w:t>lbuf</w:t>
      </w:r>
      <w:r w:rsidR="27D6D9BC">
        <w:rPr/>
        <w:t>;</w:t>
      </w:r>
    </w:p>
    <w:p w:rsidR="27D6D9BC" w:rsidP="1944A9E9" w:rsidRDefault="27D6D9BC" w14:paraId="071353CE" w14:textId="02C749D0">
      <w:pPr>
        <w:pStyle w:val="Normal"/>
        <w:spacing w:after="0" w:afterAutospacing="off"/>
        <w:ind w:left="283"/>
        <w:jc w:val="left"/>
      </w:pPr>
      <w:r w:rsidR="27D6D9BC">
        <w:rPr/>
        <w:t xml:space="preserve">else </w:t>
      </w:r>
      <w:r w:rsidR="27D6D9BC">
        <w:rPr/>
        <w:t>bytes_to_do</w:t>
      </w:r>
      <w:r w:rsidR="27D6D9BC">
        <w:rPr/>
        <w:t xml:space="preserve"> = </w:t>
      </w:r>
      <w:r w:rsidR="27D6D9BC">
        <w:rPr/>
        <w:t>maxbytes</w:t>
      </w:r>
      <w:r w:rsidR="27D6D9BC">
        <w:rPr/>
        <w:t>;</w:t>
      </w:r>
    </w:p>
    <w:p w:rsidR="27D6D9BC" w:rsidP="1944A9E9" w:rsidRDefault="27D6D9BC" w14:paraId="109FE714" w14:textId="4B8A6221">
      <w:pPr>
        <w:pStyle w:val="Normal"/>
        <w:spacing w:after="0" w:afterAutospacing="off"/>
        <w:ind w:left="283"/>
        <w:jc w:val="left"/>
      </w:pPr>
    </w:p>
    <w:p w:rsidR="27D6D9BC" w:rsidP="1944A9E9" w:rsidRDefault="27D6D9BC" w14:paraId="7DB618B5" w14:textId="76202181">
      <w:pPr>
        <w:pStyle w:val="Normal"/>
        <w:spacing w:after="0" w:afterAutospacing="off"/>
        <w:ind w:left="283"/>
        <w:jc w:val="left"/>
      </w:pPr>
      <w:r w:rsidR="27D6D9BC">
        <w:rPr/>
        <w:t xml:space="preserve">if( </w:t>
      </w:r>
      <w:r w:rsidR="27D6D9BC">
        <w:rPr/>
        <w:t>bytes_to_do</w:t>
      </w:r>
      <w:r w:rsidR="27D6D9BC">
        <w:rPr/>
        <w:t xml:space="preserve"> == </w:t>
      </w:r>
      <w:r w:rsidR="27D6D9BC">
        <w:rPr/>
        <w:t>0 )</w:t>
      </w:r>
      <w:r w:rsidR="27D6D9BC">
        <w:rPr/>
        <w:t xml:space="preserve"> </w:t>
      </w:r>
    </w:p>
    <w:p w:rsidR="27D6D9BC" w:rsidP="1944A9E9" w:rsidRDefault="27D6D9BC" w14:paraId="15CB3998" w14:textId="7EFCEDC2">
      <w:pPr>
        <w:pStyle w:val="Normal"/>
        <w:spacing w:after="0" w:afterAutospacing="off"/>
        <w:ind w:left="283"/>
        <w:jc w:val="left"/>
      </w:pPr>
      <w:r w:rsidR="27D6D9BC">
        <w:rPr/>
        <w:t>{</w:t>
      </w:r>
    </w:p>
    <w:p w:rsidR="27D6D9BC" w:rsidP="1944A9E9" w:rsidRDefault="27D6D9BC" w14:paraId="26811797" w14:textId="4999D3AF">
      <w:pPr>
        <w:pStyle w:val="Normal"/>
        <w:spacing w:after="0" w:afterAutospacing="off"/>
        <w:ind w:left="283"/>
        <w:jc w:val="left"/>
      </w:pPr>
      <w:r w:rsidR="27D6D9BC">
        <w:rPr/>
        <w:t>printk("Reached end of device\n");</w:t>
      </w:r>
    </w:p>
    <w:p w:rsidR="27D6D9BC" w:rsidP="1944A9E9" w:rsidRDefault="27D6D9BC" w14:paraId="4CB280CE" w14:textId="763E52C7">
      <w:pPr>
        <w:pStyle w:val="Normal"/>
        <w:spacing w:after="0" w:afterAutospacing="off"/>
        <w:ind w:left="283"/>
        <w:jc w:val="left"/>
      </w:pPr>
      <w:r w:rsidR="27D6D9BC">
        <w:rPr/>
        <w:t xml:space="preserve">return -ENOSPC; /* Returns OF at </w:t>
      </w:r>
      <w:r w:rsidR="27D6D9BC">
        <w:rPr/>
        <w:t>write(</w:t>
      </w:r>
      <w:r w:rsidR="27D6D9BC">
        <w:rPr/>
        <w:t>) */</w:t>
      </w:r>
    </w:p>
    <w:p w:rsidR="27D6D9BC" w:rsidP="1944A9E9" w:rsidRDefault="27D6D9BC" w14:paraId="7C12E64D" w14:textId="25400D73">
      <w:pPr>
        <w:pStyle w:val="Normal"/>
        <w:spacing w:after="0" w:afterAutospacing="off"/>
        <w:ind w:left="283"/>
        <w:jc w:val="left"/>
      </w:pPr>
      <w:r w:rsidR="27D6D9BC">
        <w:rPr/>
        <w:t>}</w:t>
      </w:r>
    </w:p>
    <w:p w:rsidR="27D6D9BC" w:rsidP="1944A9E9" w:rsidRDefault="27D6D9BC" w14:paraId="04731E90" w14:textId="450ABCE7">
      <w:pPr>
        <w:pStyle w:val="Normal"/>
        <w:spacing w:after="0" w:afterAutospacing="off"/>
        <w:ind w:left="283"/>
        <w:jc w:val="left"/>
      </w:pPr>
      <w:r w:rsidR="27D6D9BC">
        <w:rPr/>
        <w:t xml:space="preserve">nbytes = </w:t>
      </w:r>
      <w:r w:rsidR="27D6D9BC">
        <w:rPr/>
        <w:t>bytes_to_do</w:t>
      </w:r>
      <w:r w:rsidR="27D6D9BC">
        <w:rPr/>
        <w:t xml:space="preserve"> - </w:t>
      </w:r>
      <w:r w:rsidR="27D6D9BC">
        <w:rPr/>
        <w:t>copy_from_user</w:t>
      </w:r>
      <w:r w:rsidR="27D6D9BC">
        <w:rPr/>
        <w:t xml:space="preserve">( </w:t>
      </w:r>
      <w:r w:rsidR="27D6D9BC">
        <w:rPr/>
        <w:t>char_device_buf</w:t>
      </w:r>
      <w:r w:rsidR="27D6D9BC">
        <w:rPr/>
        <w:t xml:space="preserve"> + *</w:t>
      </w:r>
      <w:r w:rsidR="27D6D9BC">
        <w:rPr/>
        <w:t>ppos</w:t>
      </w:r>
      <w:r w:rsidR="27D6D9BC">
        <w:rPr/>
        <w:t xml:space="preserve">, /* to */ </w:t>
      </w:r>
    </w:p>
    <w:p w:rsidR="27D6D9BC" w:rsidP="1944A9E9" w:rsidRDefault="27D6D9BC" w14:paraId="296F1C67" w14:textId="1D587AAC">
      <w:pPr>
        <w:pStyle w:val="Normal"/>
        <w:spacing w:after="0" w:afterAutospacing="off"/>
        <w:ind w:left="283"/>
        <w:jc w:val="left"/>
      </w:pPr>
      <w:r w:rsidR="27D6D9BC">
        <w:rPr/>
        <w:t>buf, /* from */</w:t>
      </w:r>
    </w:p>
    <w:p w:rsidR="27D6D9BC" w:rsidP="1944A9E9" w:rsidRDefault="27D6D9BC" w14:paraId="4559C22B" w14:textId="3C68AEF3">
      <w:pPr>
        <w:pStyle w:val="Normal"/>
        <w:spacing w:after="0" w:afterAutospacing="off"/>
        <w:ind w:left="283"/>
        <w:jc w:val="left"/>
      </w:pPr>
      <w:r w:rsidR="27D6D9BC">
        <w:rPr/>
        <w:t>bytes_to_do ); /* how many bytes */</w:t>
      </w:r>
    </w:p>
    <w:p w:rsidR="27D6D9BC" w:rsidP="1944A9E9" w:rsidRDefault="27D6D9BC" w14:paraId="5CBF678F" w14:textId="7AEEB31A">
      <w:pPr>
        <w:pStyle w:val="Normal"/>
        <w:spacing w:after="0" w:afterAutospacing="off"/>
        <w:ind w:left="283"/>
        <w:jc w:val="left"/>
      </w:pPr>
      <w:r w:rsidR="27D6D9BC">
        <w:rPr/>
        <w:t>*</w:t>
      </w:r>
      <w:r w:rsidR="27D6D9BC">
        <w:rPr/>
        <w:t>ppos</w:t>
      </w:r>
      <w:r w:rsidR="27D6D9BC">
        <w:rPr/>
        <w:t xml:space="preserve"> += </w:t>
      </w:r>
      <w:r w:rsidR="27D6D9BC">
        <w:rPr/>
        <w:t>nbytes</w:t>
      </w:r>
      <w:r w:rsidR="27D6D9BC">
        <w:rPr/>
        <w:t>;</w:t>
      </w:r>
    </w:p>
    <w:p w:rsidR="27D6D9BC" w:rsidP="1944A9E9" w:rsidRDefault="27D6D9BC" w14:paraId="1127EFFD" w14:textId="65175579">
      <w:pPr>
        <w:pStyle w:val="Normal"/>
        <w:spacing w:after="0" w:afterAutospacing="off"/>
        <w:ind w:left="283"/>
        <w:jc w:val="left"/>
      </w:pPr>
      <w:r w:rsidR="27D6D9BC">
        <w:rPr/>
        <w:t xml:space="preserve"> </w:t>
      </w:r>
    </w:p>
    <w:p w:rsidR="27D6D9BC" w:rsidP="1944A9E9" w:rsidRDefault="27D6D9BC" w14:paraId="7736BA95" w14:textId="21934387">
      <w:pPr>
        <w:pStyle w:val="Normal"/>
        <w:spacing w:after="0" w:afterAutospacing="off"/>
        <w:ind w:left="283"/>
        <w:jc w:val="left"/>
      </w:pPr>
      <w:r w:rsidR="27D6D9BC">
        <w:rPr/>
        <w:t>//up (</w:t>
      </w:r>
      <w:r w:rsidR="27D6D9BC">
        <w:rPr/>
        <w:t>Smysem</w:t>
      </w:r>
      <w:r w:rsidR="27D6D9BC">
        <w:rPr/>
        <w:t>);</w:t>
      </w:r>
    </w:p>
    <w:p w:rsidR="27D6D9BC" w:rsidP="1944A9E9" w:rsidRDefault="27D6D9BC" w14:paraId="0804FCBC" w14:textId="0B8EA26F">
      <w:pPr>
        <w:pStyle w:val="Normal"/>
        <w:spacing w:after="0" w:afterAutospacing="off"/>
        <w:ind w:left="283"/>
        <w:jc w:val="left"/>
      </w:pPr>
      <w:r w:rsidR="27D6D9BC">
        <w:rPr/>
        <w:t xml:space="preserve">return </w:t>
      </w:r>
      <w:r w:rsidR="27D6D9BC">
        <w:rPr/>
        <w:t>nbytes</w:t>
      </w:r>
      <w:r w:rsidR="27D6D9BC">
        <w:rPr/>
        <w:t>;</w:t>
      </w:r>
    </w:p>
    <w:p w:rsidR="27D6D9BC" w:rsidP="1944A9E9" w:rsidRDefault="27D6D9BC" w14:paraId="4A8754B4" w14:textId="6F479956">
      <w:pPr>
        <w:pStyle w:val="Normal"/>
        <w:spacing w:after="0" w:afterAutospacing="off"/>
        <w:ind w:left="283"/>
        <w:jc w:val="left"/>
      </w:pPr>
      <w:r w:rsidR="27D6D9BC">
        <w:rPr/>
        <w:t>}</w:t>
      </w:r>
    </w:p>
    <w:p w:rsidR="27D6D9BC" w:rsidP="1944A9E9" w:rsidRDefault="27D6D9BC" w14:paraId="1F0762AE" w14:textId="7DAB10D9">
      <w:pPr>
        <w:pStyle w:val="Normal"/>
        <w:spacing w:after="0" w:afterAutospacing="off"/>
        <w:ind w:left="283"/>
        <w:jc w:val="left"/>
      </w:pPr>
      <w:r w:rsidR="27D6D9BC">
        <w:rPr/>
        <w:t xml:space="preserve"> </w:t>
      </w:r>
    </w:p>
    <w:p w:rsidR="27D6D9BC" w:rsidP="1944A9E9" w:rsidRDefault="27D6D9BC" w14:paraId="76854E6D" w14:textId="244A8620">
      <w:pPr>
        <w:pStyle w:val="Normal"/>
        <w:spacing w:after="0" w:afterAutospacing="off"/>
        <w:ind w:left="283"/>
        <w:jc w:val="left"/>
      </w:pPr>
      <w:r w:rsidR="27D6D9BC">
        <w:rPr/>
        <w:t xml:space="preserve">static </w:t>
      </w:r>
      <w:r w:rsidR="27D6D9BC">
        <w:rPr/>
        <w:t>ssize_t</w:t>
      </w:r>
      <w:r w:rsidR="27D6D9BC">
        <w:rPr/>
        <w:t xml:space="preserve"> </w:t>
      </w:r>
      <w:r w:rsidR="27D6D9BC">
        <w:rPr/>
        <w:t>char_dev_read</w:t>
      </w:r>
      <w:r w:rsidR="27D6D9BC">
        <w:rPr/>
        <w:t>(struct file *</w:t>
      </w:r>
      <w:r w:rsidR="27D6D9BC">
        <w:rPr/>
        <w:t>file,char</w:t>
      </w:r>
      <w:r w:rsidR="27D6D9BC">
        <w:rPr/>
        <w:t xml:space="preserve"> *</w:t>
      </w:r>
      <w:r w:rsidR="27D6D9BC">
        <w:rPr/>
        <w:t>buf</w:t>
      </w:r>
      <w:r w:rsidR="27D6D9BC">
        <w:rPr/>
        <w:t xml:space="preserve">, </w:t>
      </w:r>
      <w:r w:rsidR="27D6D9BC">
        <w:rPr/>
        <w:t>size_t</w:t>
      </w:r>
      <w:r w:rsidR="27D6D9BC">
        <w:rPr/>
        <w:t xml:space="preserve"> </w:t>
      </w:r>
      <w:r w:rsidR="27D6D9BC">
        <w:rPr/>
        <w:t>lbuf</w:t>
      </w:r>
      <w:r w:rsidR="27D6D9BC">
        <w:rPr/>
        <w:t xml:space="preserve">, </w:t>
      </w:r>
      <w:r w:rsidR="27D6D9BC">
        <w:rPr/>
        <w:t>loff_t</w:t>
      </w:r>
      <w:r w:rsidR="27D6D9BC">
        <w:rPr/>
        <w:t xml:space="preserve"> *</w:t>
      </w:r>
      <w:r w:rsidR="27D6D9BC">
        <w:rPr/>
        <w:t>ppos</w:t>
      </w:r>
      <w:r w:rsidR="27D6D9BC">
        <w:rPr/>
        <w:t>)</w:t>
      </w:r>
    </w:p>
    <w:p w:rsidR="27D6D9BC" w:rsidP="1944A9E9" w:rsidRDefault="27D6D9BC" w14:paraId="68C8D3DB" w14:textId="6C4F53DE">
      <w:pPr>
        <w:pStyle w:val="Normal"/>
        <w:spacing w:after="0" w:afterAutospacing="off"/>
        <w:ind w:left="283"/>
        <w:jc w:val="left"/>
      </w:pPr>
      <w:r w:rsidR="27D6D9BC">
        <w:rPr/>
        <w:t xml:space="preserve">{  </w:t>
      </w:r>
    </w:p>
    <w:p w:rsidR="27D6D9BC" w:rsidP="1944A9E9" w:rsidRDefault="27D6D9BC" w14:paraId="5CE78A40" w14:textId="36BAB0A4">
      <w:pPr>
        <w:pStyle w:val="Normal"/>
        <w:spacing w:after="0" w:afterAutospacing="off"/>
        <w:ind w:left="283"/>
        <w:jc w:val="left"/>
      </w:pPr>
      <w:r w:rsidR="27D6D9BC">
        <w:rPr/>
        <w:t xml:space="preserve">int </w:t>
      </w:r>
      <w:r w:rsidR="27D6D9BC">
        <w:rPr/>
        <w:t>maxbytes</w:t>
      </w:r>
      <w:r w:rsidR="27D6D9BC">
        <w:rPr/>
        <w:t xml:space="preserve">; /* number of bytes from </w:t>
      </w:r>
      <w:r w:rsidR="27D6D9BC">
        <w:rPr/>
        <w:t>ppos</w:t>
      </w:r>
      <w:r w:rsidR="27D6D9BC">
        <w:rPr/>
        <w:t xml:space="preserve"> to MAX LENGTH */</w:t>
      </w:r>
    </w:p>
    <w:p w:rsidR="27D6D9BC" w:rsidP="1944A9E9" w:rsidRDefault="27D6D9BC" w14:paraId="6AFB72CB" w14:textId="0EE74B30">
      <w:pPr>
        <w:pStyle w:val="Normal"/>
        <w:spacing w:after="0" w:afterAutospacing="off"/>
        <w:ind w:left="283"/>
        <w:jc w:val="left"/>
      </w:pPr>
      <w:r w:rsidR="27D6D9BC">
        <w:rPr/>
        <w:t xml:space="preserve">int </w:t>
      </w:r>
      <w:r w:rsidR="27D6D9BC">
        <w:rPr/>
        <w:t>bytes_to_do</w:t>
      </w:r>
      <w:r w:rsidR="27D6D9BC">
        <w:rPr/>
        <w:t>; /* number of bytes to read */</w:t>
      </w:r>
    </w:p>
    <w:p w:rsidR="27D6D9BC" w:rsidP="1944A9E9" w:rsidRDefault="27D6D9BC" w14:paraId="6CE5F7B9" w14:textId="4C096CC1">
      <w:pPr>
        <w:pStyle w:val="Normal"/>
        <w:spacing w:after="0" w:afterAutospacing="off"/>
        <w:ind w:left="283"/>
        <w:jc w:val="left"/>
      </w:pPr>
      <w:r w:rsidR="27D6D9BC">
        <w:rPr/>
        <w:t xml:space="preserve">int </w:t>
      </w:r>
      <w:r w:rsidR="27D6D9BC">
        <w:rPr/>
        <w:t>nbytes</w:t>
      </w:r>
      <w:r w:rsidR="27D6D9BC">
        <w:rPr/>
        <w:t xml:space="preserve">; /* number of bytes </w:t>
      </w:r>
      <w:r w:rsidR="27D6D9BC">
        <w:rPr/>
        <w:t>actually read</w:t>
      </w:r>
      <w:r w:rsidR="27D6D9BC">
        <w:rPr/>
        <w:t xml:space="preserve"> */</w:t>
      </w:r>
    </w:p>
    <w:p w:rsidR="27D6D9BC" w:rsidP="1944A9E9" w:rsidRDefault="27D6D9BC" w14:paraId="4B944631" w14:textId="3D052028">
      <w:pPr>
        <w:pStyle w:val="Normal"/>
        <w:spacing w:after="0" w:afterAutospacing="off"/>
        <w:ind w:left="283"/>
        <w:jc w:val="left"/>
      </w:pPr>
      <w:r w:rsidR="27D6D9BC">
        <w:rPr/>
        <w:t xml:space="preserve"> </w:t>
      </w:r>
    </w:p>
    <w:p w:rsidR="27D6D9BC" w:rsidP="1944A9E9" w:rsidRDefault="27D6D9BC" w14:paraId="0B8FF9C9" w14:textId="7A779B25">
      <w:pPr>
        <w:pStyle w:val="Normal"/>
        <w:spacing w:after="0" w:afterAutospacing="off"/>
        <w:ind w:left="283"/>
        <w:jc w:val="left"/>
      </w:pPr>
      <w:r w:rsidR="27D6D9BC">
        <w:rPr/>
        <w:t>maxbytes = MAX_LENGTH - *</w:t>
      </w:r>
      <w:r w:rsidR="27D6D9BC">
        <w:rPr/>
        <w:t>ppos</w:t>
      </w:r>
      <w:r w:rsidR="27D6D9BC">
        <w:rPr/>
        <w:t>;</w:t>
      </w:r>
    </w:p>
    <w:p w:rsidR="27D6D9BC" w:rsidP="1944A9E9" w:rsidRDefault="27D6D9BC" w14:paraId="48E037E3" w14:textId="40E01123">
      <w:pPr>
        <w:pStyle w:val="Normal"/>
        <w:spacing w:after="0" w:afterAutospacing="off"/>
        <w:ind w:left="283"/>
        <w:jc w:val="left"/>
      </w:pPr>
      <w:r w:rsidR="27D6D9BC">
        <w:rPr/>
        <w:t xml:space="preserve"> </w:t>
      </w:r>
    </w:p>
    <w:p w:rsidR="27D6D9BC" w:rsidP="1944A9E9" w:rsidRDefault="27D6D9BC" w14:paraId="5F31C178" w14:textId="4446D1F3">
      <w:pPr>
        <w:pStyle w:val="Normal"/>
        <w:spacing w:after="0" w:afterAutospacing="off"/>
        <w:ind w:left="283"/>
        <w:jc w:val="left"/>
      </w:pPr>
      <w:r w:rsidR="27D6D9BC">
        <w:rPr/>
        <w:t>pr_info("Drivers read invoked");</w:t>
      </w:r>
    </w:p>
    <w:p w:rsidR="27D6D9BC" w:rsidP="1944A9E9" w:rsidRDefault="27D6D9BC" w14:paraId="64B0BE74" w14:textId="5E9EB158">
      <w:pPr>
        <w:pStyle w:val="Normal"/>
        <w:spacing w:after="0" w:afterAutospacing="off"/>
        <w:ind w:left="283"/>
        <w:jc w:val="left"/>
      </w:pPr>
      <w:r w:rsidR="27D6D9BC">
        <w:rPr/>
        <w:t xml:space="preserve"> </w:t>
      </w:r>
    </w:p>
    <w:p w:rsidR="27D6D9BC" w:rsidP="1944A9E9" w:rsidRDefault="27D6D9BC" w14:paraId="432CE909" w14:textId="7AFE045E">
      <w:pPr>
        <w:pStyle w:val="Normal"/>
        <w:spacing w:after="0" w:afterAutospacing="off"/>
        <w:ind w:left="283"/>
        <w:jc w:val="left"/>
      </w:pPr>
      <w:r w:rsidR="27D6D9BC">
        <w:rPr/>
        <w:t>if (</w:t>
      </w:r>
      <w:r w:rsidR="27D6D9BC">
        <w:rPr/>
        <w:t>maxbytes</w:t>
      </w:r>
      <w:r w:rsidR="27D6D9BC">
        <w:rPr/>
        <w:t xml:space="preserve"> &gt; </w:t>
      </w:r>
      <w:r w:rsidR="27D6D9BC">
        <w:rPr/>
        <w:t>lbuf</w:t>
      </w:r>
      <w:r w:rsidR="27D6D9BC">
        <w:rPr/>
        <w:t xml:space="preserve"> ) </w:t>
      </w:r>
      <w:r w:rsidR="27D6D9BC">
        <w:rPr/>
        <w:t>bytes_to_do</w:t>
      </w:r>
      <w:r w:rsidR="27D6D9BC">
        <w:rPr/>
        <w:t xml:space="preserve"> = </w:t>
      </w:r>
      <w:r w:rsidR="27D6D9BC">
        <w:rPr/>
        <w:t>lbuf</w:t>
      </w:r>
      <w:r w:rsidR="27D6D9BC">
        <w:rPr/>
        <w:t>;</w:t>
      </w:r>
    </w:p>
    <w:p w:rsidR="27D6D9BC" w:rsidP="1944A9E9" w:rsidRDefault="27D6D9BC" w14:paraId="7F528994" w14:textId="39D8C83C">
      <w:pPr>
        <w:pStyle w:val="Normal"/>
        <w:spacing w:after="0" w:afterAutospacing="off"/>
        <w:ind w:left="283"/>
        <w:jc w:val="left"/>
      </w:pPr>
      <w:r w:rsidR="27D6D9BC">
        <w:rPr/>
        <w:t xml:space="preserve">else </w:t>
      </w:r>
      <w:r w:rsidR="27D6D9BC">
        <w:rPr/>
        <w:t>bytes_to_do</w:t>
      </w:r>
      <w:r w:rsidR="27D6D9BC">
        <w:rPr/>
        <w:t xml:space="preserve"> = </w:t>
      </w:r>
      <w:r w:rsidR="27D6D9BC">
        <w:rPr/>
        <w:t>maxbytes</w:t>
      </w:r>
      <w:r w:rsidR="27D6D9BC">
        <w:rPr/>
        <w:t>;</w:t>
      </w:r>
    </w:p>
    <w:p w:rsidR="27D6D9BC" w:rsidP="1944A9E9" w:rsidRDefault="27D6D9BC" w14:paraId="1D9E7EFC" w14:textId="53036A76">
      <w:pPr>
        <w:pStyle w:val="Normal"/>
        <w:spacing w:after="0" w:afterAutospacing="off"/>
        <w:ind w:left="283"/>
        <w:jc w:val="left"/>
      </w:pPr>
      <w:r w:rsidR="27D6D9BC">
        <w:rPr/>
        <w:t xml:space="preserve"> </w:t>
      </w:r>
    </w:p>
    <w:p w:rsidR="27D6D9BC" w:rsidP="1944A9E9" w:rsidRDefault="27D6D9BC" w14:paraId="10DFC2E2" w14:textId="1B534A9C">
      <w:pPr>
        <w:pStyle w:val="Normal"/>
        <w:spacing w:after="0" w:afterAutospacing="off"/>
        <w:ind w:left="283"/>
        <w:jc w:val="left"/>
      </w:pPr>
      <w:r w:rsidR="27D6D9BC">
        <w:rPr/>
        <w:t xml:space="preserve">if( </w:t>
      </w:r>
      <w:r w:rsidR="27D6D9BC">
        <w:rPr/>
        <w:t>bytes_to_do</w:t>
      </w:r>
      <w:r w:rsidR="27D6D9BC">
        <w:rPr/>
        <w:t xml:space="preserve"> == </w:t>
      </w:r>
      <w:r w:rsidR="27D6D9BC">
        <w:rPr/>
        <w:t>0 )</w:t>
      </w:r>
      <w:r w:rsidR="27D6D9BC">
        <w:rPr/>
        <w:t xml:space="preserve"> </w:t>
      </w:r>
    </w:p>
    <w:p w:rsidR="27D6D9BC" w:rsidP="1944A9E9" w:rsidRDefault="27D6D9BC" w14:paraId="2047FB0B" w14:textId="288AC6B4">
      <w:pPr>
        <w:pStyle w:val="Normal"/>
        <w:spacing w:after="0" w:afterAutospacing="off"/>
        <w:ind w:left="283"/>
        <w:jc w:val="left"/>
      </w:pPr>
      <w:r w:rsidR="27D6D9BC">
        <w:rPr/>
        <w:t>{</w:t>
      </w:r>
    </w:p>
    <w:p w:rsidR="27D6D9BC" w:rsidP="1944A9E9" w:rsidRDefault="27D6D9BC" w14:paraId="1B49644F" w14:textId="65FB8A14">
      <w:pPr>
        <w:pStyle w:val="Normal"/>
        <w:spacing w:after="0" w:afterAutospacing="off"/>
        <w:ind w:left="283"/>
        <w:jc w:val="left"/>
      </w:pPr>
      <w:r w:rsidR="27D6D9BC">
        <w:rPr/>
        <w:t>printk( "Reached end of device\n");</w:t>
      </w:r>
    </w:p>
    <w:p w:rsidR="27D6D9BC" w:rsidP="1944A9E9" w:rsidRDefault="27D6D9BC" w14:paraId="7B2D6C73" w14:textId="17BDE181">
      <w:pPr>
        <w:pStyle w:val="Normal"/>
        <w:spacing w:after="0" w:afterAutospacing="off"/>
        <w:ind w:left="283"/>
        <w:jc w:val="left"/>
      </w:pPr>
      <w:r w:rsidR="27D6D9BC">
        <w:rPr/>
        <w:t xml:space="preserve">return -ENOSPC; /* Causes </w:t>
      </w:r>
      <w:r w:rsidR="27D6D9BC">
        <w:rPr/>
        <w:t>read(</w:t>
      </w:r>
      <w:r w:rsidR="27D6D9BC">
        <w:rPr/>
        <w:t>) to return EOF */</w:t>
      </w:r>
    </w:p>
    <w:p w:rsidR="27D6D9BC" w:rsidP="1944A9E9" w:rsidRDefault="27D6D9BC" w14:paraId="7859E1C7" w14:textId="76C63D67">
      <w:pPr>
        <w:pStyle w:val="Normal"/>
        <w:spacing w:after="0" w:afterAutospacing="off"/>
        <w:ind w:left="283"/>
        <w:jc w:val="left"/>
      </w:pPr>
      <w:r w:rsidR="27D6D9BC">
        <w:rPr/>
        <w:t>}</w:t>
      </w:r>
    </w:p>
    <w:p w:rsidR="27D6D9BC" w:rsidP="1944A9E9" w:rsidRDefault="27D6D9BC" w14:paraId="294D74C5" w14:textId="6C707AC5">
      <w:pPr>
        <w:pStyle w:val="Normal"/>
        <w:spacing w:after="0" w:afterAutospacing="off"/>
        <w:ind w:left="283"/>
        <w:jc w:val="left"/>
      </w:pPr>
    </w:p>
    <w:p w:rsidR="27D6D9BC" w:rsidP="1944A9E9" w:rsidRDefault="27D6D9BC" w14:paraId="4D2B6CFE" w14:textId="7D7A70FD">
      <w:pPr>
        <w:pStyle w:val="Normal"/>
        <w:spacing w:after="0" w:afterAutospacing="off"/>
        <w:ind w:left="283"/>
        <w:jc w:val="left"/>
      </w:pPr>
    </w:p>
    <w:p w:rsidR="27D6D9BC" w:rsidP="1944A9E9" w:rsidRDefault="27D6D9BC" w14:paraId="72E59CB3" w14:textId="5202ED43">
      <w:pPr>
        <w:pStyle w:val="Normal"/>
        <w:spacing w:after="0" w:afterAutospacing="off"/>
        <w:ind w:left="283"/>
        <w:jc w:val="left"/>
      </w:pPr>
      <w:r w:rsidR="27D6D9BC">
        <w:rPr/>
        <w:t>/*if (down interruptible (&amp;</w:t>
      </w:r>
      <w:r w:rsidR="27D6D9BC">
        <w:rPr/>
        <w:t>mysem</w:t>
      </w:r>
      <w:r w:rsidR="27D6D9BC">
        <w:rPr/>
        <w:t xml:space="preserve">)) </w:t>
      </w:r>
    </w:p>
    <w:p w:rsidR="27D6D9BC" w:rsidP="1944A9E9" w:rsidRDefault="27D6D9BC" w14:paraId="78A9ABB1" w14:textId="3A82B76C">
      <w:pPr>
        <w:pStyle w:val="Normal"/>
        <w:spacing w:after="0" w:afterAutospacing="off"/>
        <w:ind w:left="283"/>
        <w:jc w:val="left"/>
      </w:pPr>
      <w:r w:rsidR="27D6D9BC">
        <w:rPr/>
        <w:t>{</w:t>
      </w:r>
    </w:p>
    <w:p w:rsidR="27D6D9BC" w:rsidP="1944A9E9" w:rsidRDefault="27D6D9BC" w14:paraId="73F41BFA" w14:textId="63188FE3">
      <w:pPr>
        <w:pStyle w:val="Normal"/>
        <w:spacing w:after="0" w:afterAutospacing="off"/>
        <w:ind w:left="283"/>
        <w:jc w:val="left"/>
      </w:pPr>
      <w:r w:rsidR="27D6D9BC">
        <w:rPr/>
        <w:t>printk (KERN INFO "process %</w:t>
      </w:r>
      <w:r w:rsidR="27D6D9BC">
        <w:rPr/>
        <w:t>i</w:t>
      </w:r>
      <w:r w:rsidR="27D6D9BC">
        <w:rPr/>
        <w:t xml:space="preserve"> woken up by a signal\n", current-›</w:t>
      </w:r>
      <w:r w:rsidR="27D6D9BC">
        <w:rPr/>
        <w:t>pid</w:t>
      </w:r>
      <w:r w:rsidR="27D6D9BC">
        <w:rPr/>
        <w:t>);</w:t>
      </w:r>
    </w:p>
    <w:p w:rsidR="27D6D9BC" w:rsidP="1944A9E9" w:rsidRDefault="27D6D9BC" w14:paraId="525E8660" w14:textId="2BA92FAB">
      <w:pPr>
        <w:pStyle w:val="Normal"/>
        <w:spacing w:after="0" w:afterAutospacing="off"/>
        <w:ind w:left="283"/>
        <w:jc w:val="left"/>
      </w:pPr>
      <w:r w:rsidR="27D6D9BC">
        <w:rPr/>
        <w:t>return -ERESTARTSYS;</w:t>
      </w:r>
    </w:p>
    <w:p w:rsidR="27D6D9BC" w:rsidP="1944A9E9" w:rsidRDefault="27D6D9BC" w14:paraId="5C19F06E" w14:textId="47F7CC92">
      <w:pPr>
        <w:pStyle w:val="Normal"/>
        <w:spacing w:after="0" w:afterAutospacing="off"/>
        <w:ind w:left="283"/>
        <w:jc w:val="left"/>
      </w:pPr>
      <w:r w:rsidR="27D6D9BC">
        <w:rPr/>
        <w:t>}*/</w:t>
      </w:r>
    </w:p>
    <w:p w:rsidR="27D6D9BC" w:rsidP="1944A9E9" w:rsidRDefault="27D6D9BC" w14:paraId="3E047740" w14:textId="53860539">
      <w:pPr>
        <w:pStyle w:val="Normal"/>
        <w:spacing w:after="0" w:afterAutospacing="off"/>
        <w:ind w:left="283"/>
        <w:jc w:val="left"/>
      </w:pPr>
      <w:r w:rsidR="27D6D9BC">
        <w:rPr/>
        <w:t xml:space="preserve"> </w:t>
      </w:r>
    </w:p>
    <w:p w:rsidR="27D6D9BC" w:rsidP="1944A9E9" w:rsidRDefault="27D6D9BC" w14:paraId="67AE9D21" w14:textId="055F61B5">
      <w:pPr>
        <w:pStyle w:val="Normal"/>
        <w:spacing w:after="0" w:afterAutospacing="off"/>
        <w:ind w:left="283"/>
        <w:jc w:val="left"/>
      </w:pPr>
      <w:r w:rsidR="27D6D9BC">
        <w:rPr/>
        <w:t xml:space="preserve"> </w:t>
      </w:r>
    </w:p>
    <w:p w:rsidR="27D6D9BC" w:rsidP="1944A9E9" w:rsidRDefault="27D6D9BC" w14:paraId="35EF6160" w14:textId="06DDE3EF">
      <w:pPr>
        <w:pStyle w:val="Normal"/>
        <w:spacing w:after="0" w:afterAutospacing="off"/>
        <w:ind w:left="283"/>
        <w:jc w:val="left"/>
      </w:pPr>
      <w:r w:rsidR="27D6D9BC">
        <w:rPr/>
        <w:t xml:space="preserve">nbytes = </w:t>
      </w:r>
      <w:r w:rsidR="27D6D9BC">
        <w:rPr/>
        <w:t>bytes_to_do</w:t>
      </w:r>
      <w:r w:rsidR="27D6D9BC">
        <w:rPr/>
        <w:t xml:space="preserve"> - </w:t>
      </w:r>
      <w:r w:rsidR="27D6D9BC">
        <w:rPr/>
        <w:t>copy_to_user</w:t>
      </w:r>
      <w:r w:rsidR="27D6D9BC">
        <w:rPr/>
        <w:t xml:space="preserve">( </w:t>
      </w:r>
      <w:r w:rsidR="27D6D9BC">
        <w:rPr/>
        <w:t>buf</w:t>
      </w:r>
      <w:r w:rsidR="27D6D9BC">
        <w:rPr/>
        <w:t>, /* to */</w:t>
      </w:r>
    </w:p>
    <w:p w:rsidR="27D6D9BC" w:rsidP="1944A9E9" w:rsidRDefault="27D6D9BC" w14:paraId="1D7C5EB8" w14:textId="40F6A3B6">
      <w:pPr>
        <w:pStyle w:val="Normal"/>
        <w:spacing w:after="0" w:afterAutospacing="off"/>
        <w:ind w:left="283"/>
        <w:jc w:val="left"/>
      </w:pPr>
      <w:r w:rsidR="27D6D9BC">
        <w:rPr/>
        <w:t xml:space="preserve">    </w:t>
      </w:r>
      <w:r w:rsidR="27D6D9BC">
        <w:rPr/>
        <w:t>char_device_buf</w:t>
      </w:r>
      <w:r w:rsidR="27D6D9BC">
        <w:rPr/>
        <w:t xml:space="preserve"> + *</w:t>
      </w:r>
      <w:r w:rsidR="27D6D9BC">
        <w:rPr/>
        <w:t>ppos</w:t>
      </w:r>
      <w:r w:rsidR="27D6D9BC">
        <w:rPr/>
        <w:t xml:space="preserve">, /* from */ </w:t>
      </w:r>
    </w:p>
    <w:p w:rsidR="27D6D9BC" w:rsidP="1944A9E9" w:rsidRDefault="27D6D9BC" w14:paraId="5E3DF7C2" w14:textId="50C2A7D7">
      <w:pPr>
        <w:pStyle w:val="Normal"/>
        <w:spacing w:after="0" w:afterAutospacing="off"/>
        <w:ind w:left="283"/>
        <w:jc w:val="left"/>
      </w:pPr>
      <w:r w:rsidR="27D6D9BC">
        <w:rPr/>
        <w:t xml:space="preserve">    </w:t>
      </w:r>
      <w:r w:rsidR="27D6D9BC">
        <w:rPr/>
        <w:t>bytes_to_do</w:t>
      </w:r>
      <w:r w:rsidR="27D6D9BC">
        <w:rPr/>
        <w:t xml:space="preserve"> ); /* how many bytes */</w:t>
      </w:r>
    </w:p>
    <w:p w:rsidR="27D6D9BC" w:rsidP="1944A9E9" w:rsidRDefault="27D6D9BC" w14:paraId="43BD9D99" w14:textId="3D36A9EB">
      <w:pPr>
        <w:pStyle w:val="Normal"/>
        <w:spacing w:after="0" w:afterAutospacing="off"/>
        <w:ind w:left="283"/>
        <w:jc w:val="left"/>
      </w:pPr>
      <w:r w:rsidR="27D6D9BC">
        <w:rPr/>
        <w:t>*</w:t>
      </w:r>
      <w:r w:rsidR="27D6D9BC">
        <w:rPr/>
        <w:t>ppos</w:t>
      </w:r>
      <w:r w:rsidR="27D6D9BC">
        <w:rPr/>
        <w:t xml:space="preserve"> += </w:t>
      </w:r>
      <w:r w:rsidR="27D6D9BC">
        <w:rPr/>
        <w:t>nbytes</w:t>
      </w:r>
      <w:r w:rsidR="27D6D9BC">
        <w:rPr/>
        <w:t>;</w:t>
      </w:r>
    </w:p>
    <w:p w:rsidR="27D6D9BC" w:rsidP="1944A9E9" w:rsidRDefault="27D6D9BC" w14:paraId="0A428110" w14:textId="6312AEAE">
      <w:pPr>
        <w:pStyle w:val="Normal"/>
        <w:spacing w:after="0" w:afterAutospacing="off"/>
        <w:ind w:left="283"/>
        <w:jc w:val="left"/>
      </w:pPr>
      <w:r w:rsidR="27D6D9BC">
        <w:rPr/>
        <w:t xml:space="preserve">return </w:t>
      </w:r>
      <w:r w:rsidR="27D6D9BC">
        <w:rPr/>
        <w:t>nbytes</w:t>
      </w:r>
      <w:r w:rsidR="27D6D9BC">
        <w:rPr/>
        <w:t>;</w:t>
      </w:r>
    </w:p>
    <w:p w:rsidR="27D6D9BC" w:rsidP="1944A9E9" w:rsidRDefault="27D6D9BC" w14:paraId="33911202" w14:textId="19C7D798">
      <w:pPr>
        <w:pStyle w:val="Normal"/>
        <w:spacing w:after="0" w:afterAutospacing="off"/>
        <w:ind w:left="283"/>
        <w:jc w:val="left"/>
      </w:pPr>
      <w:r w:rsidR="27D6D9BC">
        <w:rPr/>
        <w:t xml:space="preserve"> </w:t>
      </w:r>
    </w:p>
    <w:p w:rsidR="27D6D9BC" w:rsidP="1944A9E9" w:rsidRDefault="27D6D9BC" w14:paraId="4E8A796F" w14:textId="530CC310">
      <w:pPr>
        <w:pStyle w:val="Normal"/>
        <w:spacing w:after="0" w:afterAutospacing="off"/>
        <w:ind w:left="283"/>
        <w:jc w:val="left"/>
      </w:pPr>
      <w:r w:rsidR="27D6D9BC">
        <w:rPr/>
        <w:t>}</w:t>
      </w:r>
    </w:p>
    <w:p w:rsidR="27D6D9BC" w:rsidP="1944A9E9" w:rsidRDefault="27D6D9BC" w14:paraId="6AF4B216" w14:textId="00BA9C0A">
      <w:pPr>
        <w:pStyle w:val="Normal"/>
        <w:spacing w:after="0" w:afterAutospacing="off"/>
        <w:ind w:left="283"/>
        <w:jc w:val="left"/>
      </w:pPr>
      <w:r w:rsidR="27D6D9BC">
        <w:rPr/>
        <w:t xml:space="preserve"> </w:t>
      </w:r>
    </w:p>
    <w:p w:rsidR="27D6D9BC" w:rsidP="1944A9E9" w:rsidRDefault="27D6D9BC" w14:paraId="11CF1388" w14:textId="43676A5D">
      <w:pPr>
        <w:pStyle w:val="Normal"/>
        <w:spacing w:after="0" w:afterAutospacing="off"/>
        <w:ind w:left="283"/>
        <w:jc w:val="left"/>
      </w:pPr>
      <w:r w:rsidR="27D6D9BC">
        <w:rPr/>
        <w:t xml:space="preserve">static </w:t>
      </w:r>
      <w:r w:rsidR="27D6D9BC">
        <w:rPr/>
        <w:t>ssize_t</w:t>
      </w:r>
      <w:r w:rsidR="27D6D9BC">
        <w:rPr/>
        <w:t xml:space="preserve"> </w:t>
      </w:r>
      <w:r w:rsidR="27D6D9BC">
        <w:rPr/>
        <w:t>mychardev_read</w:t>
      </w:r>
      <w:r w:rsidR="27D6D9BC">
        <w:rPr/>
        <w:t>(struct file *file, char __user *</w:t>
      </w:r>
      <w:r w:rsidR="27D6D9BC">
        <w:rPr/>
        <w:t>buf</w:t>
      </w:r>
      <w:r w:rsidR="27D6D9BC">
        <w:rPr/>
        <w:t xml:space="preserve">, </w:t>
      </w:r>
      <w:r w:rsidR="27D6D9BC">
        <w:rPr/>
        <w:t>size_t</w:t>
      </w:r>
      <w:r w:rsidR="27D6D9BC">
        <w:rPr/>
        <w:t xml:space="preserve"> count, </w:t>
      </w:r>
      <w:r w:rsidR="27D6D9BC">
        <w:rPr/>
        <w:t>loff_t</w:t>
      </w:r>
      <w:r w:rsidR="27D6D9BC">
        <w:rPr/>
        <w:t xml:space="preserve"> *offset)</w:t>
      </w:r>
    </w:p>
    <w:p w:rsidR="27D6D9BC" w:rsidP="1944A9E9" w:rsidRDefault="27D6D9BC" w14:paraId="6BC539B3" w14:textId="056F5C9E">
      <w:pPr>
        <w:pStyle w:val="Normal"/>
        <w:spacing w:after="0" w:afterAutospacing="off"/>
        <w:ind w:left="283"/>
        <w:jc w:val="left"/>
      </w:pPr>
      <w:r w:rsidR="27D6D9BC">
        <w:rPr/>
        <w:t>{</w:t>
      </w:r>
    </w:p>
    <w:p w:rsidR="27D6D9BC" w:rsidP="1944A9E9" w:rsidRDefault="27D6D9BC" w14:paraId="79269BAC" w14:textId="0F11F182">
      <w:pPr>
        <w:pStyle w:val="Normal"/>
        <w:spacing w:after="0" w:afterAutospacing="off"/>
        <w:ind w:left="283"/>
        <w:jc w:val="left"/>
      </w:pPr>
      <w:r w:rsidR="27D6D9BC">
        <w:rPr/>
        <w:t xml:space="preserve">    uint8_t *data = "Hello from the kernel </w:t>
      </w:r>
      <w:r w:rsidR="27D6D9BC">
        <w:rPr/>
        <w:t>world!\</w:t>
      </w:r>
      <w:r w:rsidR="27D6D9BC">
        <w:rPr/>
        <w:t>n";</w:t>
      </w:r>
    </w:p>
    <w:p w:rsidR="27D6D9BC" w:rsidP="1944A9E9" w:rsidRDefault="27D6D9BC" w14:paraId="41954639" w14:textId="577037F7">
      <w:pPr>
        <w:pStyle w:val="Normal"/>
        <w:spacing w:after="0" w:afterAutospacing="off"/>
        <w:ind w:left="283"/>
        <w:jc w:val="left"/>
      </w:pPr>
      <w:r w:rsidR="27D6D9BC">
        <w:rPr/>
        <w:t xml:space="preserve">    </w:t>
      </w:r>
      <w:r w:rsidR="27D6D9BC">
        <w:rPr/>
        <w:t>size_t</w:t>
      </w:r>
      <w:r w:rsidR="27D6D9BC">
        <w:rPr/>
        <w:t xml:space="preserve"> </w:t>
      </w:r>
      <w:r w:rsidR="27D6D9BC">
        <w:rPr/>
        <w:t>datalen</w:t>
      </w:r>
      <w:r w:rsidR="27D6D9BC">
        <w:rPr/>
        <w:t xml:space="preserve"> = </w:t>
      </w:r>
      <w:r w:rsidR="27D6D9BC">
        <w:rPr/>
        <w:t>strlen</w:t>
      </w:r>
      <w:r w:rsidR="27D6D9BC">
        <w:rPr/>
        <w:t>(data);</w:t>
      </w:r>
    </w:p>
    <w:p w:rsidR="27D6D9BC" w:rsidP="1944A9E9" w:rsidRDefault="27D6D9BC" w14:paraId="324C5607" w14:textId="192A2332">
      <w:pPr>
        <w:pStyle w:val="Normal"/>
        <w:spacing w:after="0" w:afterAutospacing="off"/>
        <w:ind w:left="283"/>
        <w:jc w:val="left"/>
      </w:pPr>
      <w:r w:rsidR="27D6D9BC">
        <w:rPr/>
        <w:t xml:space="preserve"> </w:t>
      </w:r>
    </w:p>
    <w:p w:rsidR="27D6D9BC" w:rsidP="1944A9E9" w:rsidRDefault="27D6D9BC" w14:paraId="62C02EAF" w14:textId="0A35F506">
      <w:pPr>
        <w:pStyle w:val="Normal"/>
        <w:spacing w:after="0" w:afterAutospacing="off"/>
        <w:ind w:left="283"/>
        <w:jc w:val="left"/>
      </w:pPr>
      <w:r w:rsidR="27D6D9BC">
        <w:rPr/>
        <w:t xml:space="preserve">    if (count &gt; </w:t>
      </w:r>
      <w:r w:rsidR="27D6D9BC">
        <w:rPr/>
        <w:t>datalen</w:t>
      </w:r>
      <w:r w:rsidR="27D6D9BC">
        <w:rPr/>
        <w:t>) {</w:t>
      </w:r>
    </w:p>
    <w:p w:rsidR="27D6D9BC" w:rsidP="1944A9E9" w:rsidRDefault="27D6D9BC" w14:paraId="7AD59A0D" w14:textId="5216365F">
      <w:pPr>
        <w:pStyle w:val="Normal"/>
        <w:spacing w:after="0" w:afterAutospacing="off"/>
        <w:ind w:left="283"/>
        <w:jc w:val="left"/>
      </w:pPr>
      <w:r w:rsidR="27D6D9BC">
        <w:rPr/>
        <w:t xml:space="preserve">        count = </w:t>
      </w:r>
      <w:r w:rsidR="27D6D9BC">
        <w:rPr/>
        <w:t>datalen</w:t>
      </w:r>
      <w:r w:rsidR="27D6D9BC">
        <w:rPr/>
        <w:t>;</w:t>
      </w:r>
    </w:p>
    <w:p w:rsidR="27D6D9BC" w:rsidP="1944A9E9" w:rsidRDefault="27D6D9BC" w14:paraId="4DF2E8CD" w14:textId="77F50EAD">
      <w:pPr>
        <w:pStyle w:val="Normal"/>
        <w:spacing w:after="0" w:afterAutospacing="off"/>
        <w:ind w:left="283"/>
        <w:jc w:val="left"/>
      </w:pPr>
      <w:r w:rsidR="27D6D9BC">
        <w:rPr/>
        <w:t xml:space="preserve">    }</w:t>
      </w:r>
    </w:p>
    <w:p w:rsidR="27D6D9BC" w:rsidP="1944A9E9" w:rsidRDefault="27D6D9BC" w14:paraId="7D29DB9A" w14:textId="790814E9">
      <w:pPr>
        <w:pStyle w:val="Normal"/>
        <w:spacing w:after="0" w:afterAutospacing="off"/>
        <w:ind w:left="283"/>
        <w:jc w:val="left"/>
      </w:pPr>
      <w:r w:rsidR="27D6D9BC">
        <w:rPr/>
        <w:t xml:space="preserve"> </w:t>
      </w:r>
    </w:p>
    <w:p w:rsidR="27D6D9BC" w:rsidP="1944A9E9" w:rsidRDefault="27D6D9BC" w14:paraId="1FE9F8B5" w14:textId="1451BA8A">
      <w:pPr>
        <w:pStyle w:val="Normal"/>
        <w:spacing w:after="0" w:afterAutospacing="off"/>
        <w:ind w:left="283"/>
        <w:jc w:val="left"/>
      </w:pPr>
      <w:r w:rsidR="27D6D9BC">
        <w:rPr/>
        <w:t xml:space="preserve">    if (</w:t>
      </w:r>
      <w:r w:rsidR="27D6D9BC">
        <w:rPr/>
        <w:t>copy_to_user</w:t>
      </w:r>
      <w:r w:rsidR="27D6D9BC">
        <w:rPr/>
        <w:t>(</w:t>
      </w:r>
      <w:r w:rsidR="27D6D9BC">
        <w:rPr/>
        <w:t>buf</w:t>
      </w:r>
      <w:r w:rsidR="27D6D9BC">
        <w:rPr/>
        <w:t>, data, count)) {</w:t>
      </w:r>
    </w:p>
    <w:p w:rsidR="27D6D9BC" w:rsidP="1944A9E9" w:rsidRDefault="27D6D9BC" w14:paraId="7019B1FE" w14:textId="452B83C2">
      <w:pPr>
        <w:pStyle w:val="Normal"/>
        <w:spacing w:after="0" w:afterAutospacing="off"/>
        <w:ind w:left="283"/>
        <w:jc w:val="left"/>
      </w:pPr>
      <w:r w:rsidR="27D6D9BC">
        <w:rPr/>
        <w:t xml:space="preserve">        return -EFAULT;</w:t>
      </w:r>
    </w:p>
    <w:p w:rsidR="27D6D9BC" w:rsidP="1944A9E9" w:rsidRDefault="27D6D9BC" w14:paraId="1A02E5C9" w14:textId="5F9628A5">
      <w:pPr>
        <w:pStyle w:val="Normal"/>
        <w:spacing w:after="0" w:afterAutospacing="off"/>
        <w:ind w:left="283"/>
        <w:jc w:val="left"/>
      </w:pPr>
      <w:r w:rsidR="27D6D9BC">
        <w:rPr/>
        <w:t xml:space="preserve">    }</w:t>
      </w:r>
    </w:p>
    <w:p w:rsidR="27D6D9BC" w:rsidP="1944A9E9" w:rsidRDefault="27D6D9BC" w14:paraId="671726C9" w14:textId="00423E04">
      <w:pPr>
        <w:pStyle w:val="Normal"/>
        <w:spacing w:after="0" w:afterAutospacing="off"/>
        <w:ind w:left="283"/>
        <w:jc w:val="left"/>
      </w:pPr>
      <w:r w:rsidR="27D6D9BC">
        <w:rPr/>
        <w:t xml:space="preserve">     </w:t>
      </w:r>
    </w:p>
    <w:p w:rsidR="27D6D9BC" w:rsidP="1944A9E9" w:rsidRDefault="27D6D9BC" w14:paraId="71EDB9BB" w14:textId="38D75880">
      <w:pPr>
        <w:pStyle w:val="Normal"/>
        <w:spacing w:after="0" w:afterAutospacing="off"/>
        <w:ind w:left="283"/>
        <w:jc w:val="left"/>
      </w:pPr>
      <w:r w:rsidR="27D6D9BC">
        <w:rPr/>
        <w:t xml:space="preserve">    </w:t>
      </w:r>
      <w:r w:rsidR="27D6D9BC">
        <w:rPr/>
        <w:t>printk</w:t>
      </w:r>
      <w:r w:rsidR="27D6D9BC">
        <w:rPr/>
        <w:t>(" Read call Invoked \n");</w:t>
      </w:r>
    </w:p>
    <w:p w:rsidR="27D6D9BC" w:rsidP="1944A9E9" w:rsidRDefault="27D6D9BC" w14:paraId="008C4ACC" w14:textId="38B0D76C">
      <w:pPr>
        <w:pStyle w:val="Normal"/>
        <w:spacing w:after="0" w:afterAutospacing="off"/>
        <w:ind w:left="283"/>
        <w:jc w:val="left"/>
      </w:pPr>
      <w:r w:rsidR="27D6D9BC">
        <w:rPr/>
        <w:t xml:space="preserve">    return count;</w:t>
      </w:r>
    </w:p>
    <w:p w:rsidR="27D6D9BC" w:rsidP="1944A9E9" w:rsidRDefault="27D6D9BC" w14:paraId="7DED9EAB" w14:textId="28BA5288">
      <w:pPr>
        <w:pStyle w:val="Normal"/>
        <w:spacing w:after="0" w:afterAutospacing="off"/>
        <w:ind w:left="283"/>
        <w:jc w:val="left"/>
      </w:pPr>
      <w:r w:rsidR="27D6D9BC">
        <w:rPr/>
        <w:t>}</w:t>
      </w:r>
    </w:p>
    <w:p w:rsidR="27D6D9BC" w:rsidP="1944A9E9" w:rsidRDefault="27D6D9BC" w14:paraId="1DEC4179" w14:textId="03A5E6CC">
      <w:pPr>
        <w:pStyle w:val="Normal"/>
        <w:spacing w:after="0" w:afterAutospacing="off"/>
        <w:ind w:left="283"/>
        <w:jc w:val="left"/>
      </w:pPr>
      <w:r w:rsidR="27D6D9BC">
        <w:rPr/>
        <w:t xml:space="preserve"> </w:t>
      </w:r>
    </w:p>
    <w:p w:rsidR="27D6D9BC" w:rsidP="1944A9E9" w:rsidRDefault="27D6D9BC" w14:paraId="278A1318" w14:textId="7A1D0A10">
      <w:pPr>
        <w:pStyle w:val="Normal"/>
        <w:spacing w:after="0" w:afterAutospacing="off"/>
        <w:ind w:left="283"/>
        <w:jc w:val="left"/>
      </w:pPr>
      <w:r w:rsidR="27D6D9BC">
        <w:rPr/>
        <w:t xml:space="preserve"> </w:t>
      </w:r>
    </w:p>
    <w:p w:rsidR="27D6D9BC" w:rsidP="1944A9E9" w:rsidRDefault="27D6D9BC" w14:paraId="2BE2E8D7" w14:textId="4784795E">
      <w:pPr>
        <w:pStyle w:val="Normal"/>
        <w:spacing w:after="0" w:afterAutospacing="off"/>
        <w:ind w:left="283"/>
        <w:jc w:val="left"/>
      </w:pPr>
      <w:r w:rsidR="27D6D9BC">
        <w:rPr/>
        <w:t xml:space="preserve">static </w:t>
      </w:r>
      <w:r w:rsidR="27D6D9BC">
        <w:rPr/>
        <w:t>ssize_t</w:t>
      </w:r>
      <w:r w:rsidR="27D6D9BC">
        <w:rPr/>
        <w:t xml:space="preserve"> </w:t>
      </w:r>
      <w:r w:rsidR="27D6D9BC">
        <w:rPr/>
        <w:t>mychardev_write</w:t>
      </w:r>
      <w:r w:rsidR="27D6D9BC">
        <w:rPr/>
        <w:t xml:space="preserve">(struct file *file, </w:t>
      </w:r>
      <w:r w:rsidR="27D6D9BC">
        <w:rPr/>
        <w:t>const</w:t>
      </w:r>
      <w:r w:rsidR="27D6D9BC">
        <w:rPr/>
        <w:t xml:space="preserve"> char __user *</w:t>
      </w:r>
      <w:r w:rsidR="27D6D9BC">
        <w:rPr/>
        <w:t>buf</w:t>
      </w:r>
      <w:r w:rsidR="27D6D9BC">
        <w:rPr/>
        <w:t xml:space="preserve">, </w:t>
      </w:r>
      <w:r w:rsidR="27D6D9BC">
        <w:rPr/>
        <w:t>size_t</w:t>
      </w:r>
      <w:r w:rsidR="27D6D9BC">
        <w:rPr/>
        <w:t xml:space="preserve"> count, </w:t>
      </w:r>
      <w:r w:rsidR="27D6D9BC">
        <w:rPr/>
        <w:t>loff_t</w:t>
      </w:r>
      <w:r w:rsidR="27D6D9BC">
        <w:rPr/>
        <w:t xml:space="preserve"> *offset)</w:t>
      </w:r>
    </w:p>
    <w:p w:rsidR="27D6D9BC" w:rsidP="1944A9E9" w:rsidRDefault="27D6D9BC" w14:paraId="01528C73" w14:textId="2C7F74F4">
      <w:pPr>
        <w:pStyle w:val="Normal"/>
        <w:spacing w:after="0" w:afterAutospacing="off"/>
        <w:ind w:left="283"/>
        <w:jc w:val="left"/>
      </w:pPr>
      <w:r w:rsidR="27D6D9BC">
        <w:rPr/>
        <w:t>{</w:t>
      </w:r>
    </w:p>
    <w:p w:rsidR="27D6D9BC" w:rsidP="1944A9E9" w:rsidRDefault="27D6D9BC" w14:paraId="1A9692D7" w14:textId="10525CD2">
      <w:pPr>
        <w:pStyle w:val="Normal"/>
        <w:spacing w:after="0" w:afterAutospacing="off"/>
        <w:ind w:left="283"/>
        <w:jc w:val="left"/>
      </w:pPr>
      <w:r w:rsidR="27D6D9BC">
        <w:rPr/>
        <w:t xml:space="preserve">    </w:t>
      </w:r>
      <w:r w:rsidR="27D6D9BC">
        <w:rPr/>
        <w:t>size_t</w:t>
      </w:r>
      <w:r w:rsidR="27D6D9BC">
        <w:rPr/>
        <w:t xml:space="preserve"> </w:t>
      </w:r>
      <w:r w:rsidR="27D6D9BC">
        <w:rPr/>
        <w:t>maxdatalen</w:t>
      </w:r>
      <w:r w:rsidR="27D6D9BC">
        <w:rPr/>
        <w:t xml:space="preserve"> = 30, </w:t>
      </w:r>
      <w:r w:rsidR="27D6D9BC">
        <w:rPr/>
        <w:t>ncopied</w:t>
      </w:r>
      <w:r w:rsidR="27D6D9BC">
        <w:rPr/>
        <w:t>;</w:t>
      </w:r>
    </w:p>
    <w:p w:rsidR="27D6D9BC" w:rsidP="1944A9E9" w:rsidRDefault="27D6D9BC" w14:paraId="6F33E7D9" w14:textId="14190EFB">
      <w:pPr>
        <w:pStyle w:val="Normal"/>
        <w:spacing w:after="0" w:afterAutospacing="off"/>
        <w:ind w:left="283"/>
        <w:jc w:val="left"/>
      </w:pPr>
      <w:r w:rsidR="27D6D9BC">
        <w:rPr/>
        <w:t xml:space="preserve">    uint8_t </w:t>
      </w:r>
      <w:r w:rsidR="27D6D9BC">
        <w:rPr/>
        <w:t>databuf</w:t>
      </w:r>
      <w:r w:rsidR="27D6D9BC">
        <w:rPr/>
        <w:t>[</w:t>
      </w:r>
      <w:r w:rsidR="27D6D9BC">
        <w:rPr/>
        <w:t>maxdatalen</w:t>
      </w:r>
      <w:r w:rsidR="27D6D9BC">
        <w:rPr/>
        <w:t>];</w:t>
      </w:r>
    </w:p>
    <w:p w:rsidR="27D6D9BC" w:rsidP="1944A9E9" w:rsidRDefault="27D6D9BC" w14:paraId="7199ECAF" w14:textId="5A107BE5">
      <w:pPr>
        <w:pStyle w:val="Normal"/>
        <w:spacing w:after="0" w:afterAutospacing="off"/>
        <w:ind w:left="283"/>
        <w:jc w:val="left"/>
      </w:pPr>
      <w:r w:rsidR="27D6D9BC">
        <w:rPr/>
        <w:t xml:space="preserve"> </w:t>
      </w:r>
    </w:p>
    <w:p w:rsidR="27D6D9BC" w:rsidP="1944A9E9" w:rsidRDefault="27D6D9BC" w14:paraId="32C09E7B" w14:textId="5FFF0997">
      <w:pPr>
        <w:pStyle w:val="Normal"/>
        <w:spacing w:after="0" w:afterAutospacing="off"/>
        <w:ind w:left="283"/>
        <w:jc w:val="left"/>
      </w:pPr>
      <w:r w:rsidR="27D6D9BC">
        <w:rPr/>
        <w:t xml:space="preserve">    if (count &lt; </w:t>
      </w:r>
      <w:r w:rsidR="27D6D9BC">
        <w:rPr/>
        <w:t>maxdatalen</w:t>
      </w:r>
      <w:r w:rsidR="27D6D9BC">
        <w:rPr/>
        <w:t>) {</w:t>
      </w:r>
    </w:p>
    <w:p w:rsidR="27D6D9BC" w:rsidP="1944A9E9" w:rsidRDefault="27D6D9BC" w14:paraId="24A8882E" w14:textId="11C65AF6">
      <w:pPr>
        <w:pStyle w:val="Normal"/>
        <w:spacing w:after="0" w:afterAutospacing="off"/>
        <w:ind w:left="283"/>
        <w:jc w:val="left"/>
      </w:pPr>
      <w:r w:rsidR="27D6D9BC">
        <w:rPr/>
        <w:t xml:space="preserve">        </w:t>
      </w:r>
      <w:r w:rsidR="27D6D9BC">
        <w:rPr/>
        <w:t>maxdatalen</w:t>
      </w:r>
      <w:r w:rsidR="27D6D9BC">
        <w:rPr/>
        <w:t xml:space="preserve"> = count;</w:t>
      </w:r>
    </w:p>
    <w:p w:rsidR="27D6D9BC" w:rsidP="1944A9E9" w:rsidRDefault="27D6D9BC" w14:paraId="7E30A8F7" w14:textId="094BB118">
      <w:pPr>
        <w:pStyle w:val="Normal"/>
        <w:spacing w:after="0" w:afterAutospacing="off"/>
        <w:ind w:left="283"/>
        <w:jc w:val="left"/>
      </w:pPr>
      <w:r w:rsidR="27D6D9BC">
        <w:rPr/>
        <w:t xml:space="preserve">    }</w:t>
      </w:r>
    </w:p>
    <w:p w:rsidR="27D6D9BC" w:rsidP="1944A9E9" w:rsidRDefault="27D6D9BC" w14:paraId="655678C5" w14:textId="48ED322A">
      <w:pPr>
        <w:pStyle w:val="Normal"/>
        <w:spacing w:after="0" w:afterAutospacing="off"/>
        <w:ind w:left="283"/>
        <w:jc w:val="left"/>
      </w:pPr>
      <w:r w:rsidR="27D6D9BC">
        <w:rPr/>
        <w:t xml:space="preserve"> </w:t>
      </w:r>
    </w:p>
    <w:p w:rsidR="27D6D9BC" w:rsidP="1944A9E9" w:rsidRDefault="27D6D9BC" w14:paraId="28CF6F9B" w14:textId="2CB39CDB">
      <w:pPr>
        <w:pStyle w:val="Normal"/>
        <w:spacing w:after="0" w:afterAutospacing="off"/>
        <w:ind w:left="283"/>
        <w:jc w:val="left"/>
      </w:pPr>
      <w:r w:rsidR="27D6D9BC">
        <w:rPr/>
        <w:t xml:space="preserve">    </w:t>
      </w:r>
      <w:r w:rsidR="27D6D9BC">
        <w:rPr/>
        <w:t>ncopied</w:t>
      </w:r>
      <w:r w:rsidR="27D6D9BC">
        <w:rPr/>
        <w:t xml:space="preserve"> = </w:t>
      </w:r>
      <w:r w:rsidR="27D6D9BC">
        <w:rPr/>
        <w:t>copy_from_user</w:t>
      </w:r>
      <w:r w:rsidR="27D6D9BC">
        <w:rPr/>
        <w:t>(</w:t>
      </w:r>
      <w:r w:rsidR="27D6D9BC">
        <w:rPr/>
        <w:t>databuf</w:t>
      </w:r>
      <w:r w:rsidR="27D6D9BC">
        <w:rPr/>
        <w:t xml:space="preserve">, </w:t>
      </w:r>
      <w:r w:rsidR="27D6D9BC">
        <w:rPr/>
        <w:t>buf</w:t>
      </w:r>
      <w:r w:rsidR="27D6D9BC">
        <w:rPr/>
        <w:t xml:space="preserve">, </w:t>
      </w:r>
      <w:r w:rsidR="27D6D9BC">
        <w:rPr/>
        <w:t>maxdatalen</w:t>
      </w:r>
      <w:r w:rsidR="27D6D9BC">
        <w:rPr/>
        <w:t>);</w:t>
      </w:r>
    </w:p>
    <w:p w:rsidR="27D6D9BC" w:rsidP="1944A9E9" w:rsidRDefault="27D6D9BC" w14:paraId="494A31BC" w14:textId="54996383">
      <w:pPr>
        <w:pStyle w:val="Normal"/>
        <w:spacing w:after="0" w:afterAutospacing="off"/>
        <w:ind w:left="283"/>
        <w:jc w:val="left"/>
      </w:pPr>
      <w:r w:rsidR="27D6D9BC">
        <w:rPr/>
        <w:t xml:space="preserve"> </w:t>
      </w:r>
    </w:p>
    <w:p w:rsidR="27D6D9BC" w:rsidP="1944A9E9" w:rsidRDefault="27D6D9BC" w14:paraId="6EE00DFB" w14:textId="30B95B0C">
      <w:pPr>
        <w:pStyle w:val="Normal"/>
        <w:spacing w:after="0" w:afterAutospacing="off"/>
        <w:ind w:left="283"/>
        <w:jc w:val="left"/>
      </w:pPr>
      <w:r w:rsidR="27D6D9BC">
        <w:rPr/>
        <w:t xml:space="preserve">    if (</w:t>
      </w:r>
      <w:r w:rsidR="27D6D9BC">
        <w:rPr/>
        <w:t>ncopied</w:t>
      </w:r>
      <w:r w:rsidR="27D6D9BC">
        <w:rPr/>
        <w:t xml:space="preserve"> == 0) {</w:t>
      </w:r>
    </w:p>
    <w:p w:rsidR="27D6D9BC" w:rsidP="1944A9E9" w:rsidRDefault="27D6D9BC" w14:paraId="3DD68EE1" w14:textId="6A2DB91E">
      <w:pPr>
        <w:pStyle w:val="Normal"/>
        <w:spacing w:after="0" w:afterAutospacing="off"/>
        <w:ind w:left="283"/>
        <w:jc w:val="left"/>
      </w:pPr>
      <w:r w:rsidR="27D6D9BC">
        <w:rPr/>
        <w:t xml:space="preserve">        </w:t>
      </w:r>
      <w:r w:rsidR="27D6D9BC">
        <w:rPr/>
        <w:t>printk</w:t>
      </w:r>
      <w:r w:rsidR="27D6D9BC">
        <w:rPr/>
        <w:t>("Copied %</w:t>
      </w:r>
      <w:r w:rsidR="27D6D9BC">
        <w:rPr/>
        <w:t>zd</w:t>
      </w:r>
      <w:r w:rsidR="27D6D9BC">
        <w:rPr/>
        <w:t xml:space="preserve"> bytes from the user\n", </w:t>
      </w:r>
      <w:r w:rsidR="27D6D9BC">
        <w:rPr/>
        <w:t>maxdatalen</w:t>
      </w:r>
      <w:r w:rsidR="27D6D9BC">
        <w:rPr/>
        <w:t>);</w:t>
      </w:r>
    </w:p>
    <w:p w:rsidR="27D6D9BC" w:rsidP="1944A9E9" w:rsidRDefault="27D6D9BC" w14:paraId="0430824D" w14:textId="788D7EC2">
      <w:pPr>
        <w:pStyle w:val="Normal"/>
        <w:spacing w:after="0" w:afterAutospacing="off"/>
        <w:ind w:left="283"/>
        <w:jc w:val="left"/>
      </w:pPr>
      <w:r w:rsidR="27D6D9BC">
        <w:rPr/>
        <w:t xml:space="preserve">    } else {</w:t>
      </w:r>
    </w:p>
    <w:p w:rsidR="27D6D9BC" w:rsidP="1944A9E9" w:rsidRDefault="27D6D9BC" w14:paraId="4C90665B" w14:textId="2212F1D8">
      <w:pPr>
        <w:pStyle w:val="Normal"/>
        <w:spacing w:after="0" w:afterAutospacing="off"/>
        <w:ind w:left="283"/>
        <w:jc w:val="left"/>
      </w:pPr>
      <w:r w:rsidR="27D6D9BC">
        <w:rPr/>
        <w:t xml:space="preserve">        </w:t>
      </w:r>
      <w:r w:rsidR="27D6D9BC">
        <w:rPr/>
        <w:t>printk</w:t>
      </w:r>
      <w:r w:rsidR="27D6D9BC">
        <w:rPr/>
        <w:t>("</w:t>
      </w:r>
      <w:r w:rsidR="27D6D9BC">
        <w:rPr/>
        <w:t>Could't</w:t>
      </w:r>
      <w:r w:rsidR="27D6D9BC">
        <w:rPr/>
        <w:t xml:space="preserve"> copy %</w:t>
      </w:r>
      <w:r w:rsidR="27D6D9BC">
        <w:rPr/>
        <w:t>zd</w:t>
      </w:r>
      <w:r w:rsidR="27D6D9BC">
        <w:rPr/>
        <w:t xml:space="preserve"> bytes from the user\n", </w:t>
      </w:r>
      <w:r w:rsidR="27D6D9BC">
        <w:rPr/>
        <w:t>ncopied</w:t>
      </w:r>
      <w:r w:rsidR="27D6D9BC">
        <w:rPr/>
        <w:t>);</w:t>
      </w:r>
    </w:p>
    <w:p w:rsidR="27D6D9BC" w:rsidP="1944A9E9" w:rsidRDefault="27D6D9BC" w14:paraId="6C7705D0" w14:textId="6403C6F8">
      <w:pPr>
        <w:pStyle w:val="Normal"/>
        <w:spacing w:after="0" w:afterAutospacing="off"/>
        <w:ind w:left="283"/>
        <w:jc w:val="left"/>
      </w:pPr>
      <w:r w:rsidR="27D6D9BC">
        <w:rPr/>
        <w:t xml:space="preserve">    }</w:t>
      </w:r>
    </w:p>
    <w:p w:rsidR="27D6D9BC" w:rsidP="1944A9E9" w:rsidRDefault="27D6D9BC" w14:paraId="3CAE99A0" w14:textId="58480F65">
      <w:pPr>
        <w:pStyle w:val="Normal"/>
        <w:spacing w:after="0" w:afterAutospacing="off"/>
        <w:ind w:left="283"/>
        <w:jc w:val="left"/>
      </w:pPr>
      <w:r w:rsidR="27D6D9BC">
        <w:rPr/>
        <w:t xml:space="preserve"> </w:t>
      </w:r>
    </w:p>
    <w:p w:rsidR="27D6D9BC" w:rsidP="1944A9E9" w:rsidRDefault="27D6D9BC" w14:paraId="6FBB060A" w14:textId="0CDC445C">
      <w:pPr>
        <w:pStyle w:val="Normal"/>
        <w:spacing w:after="0" w:afterAutospacing="off"/>
        <w:ind w:left="283"/>
        <w:jc w:val="left"/>
      </w:pPr>
      <w:r w:rsidR="27D6D9BC">
        <w:rPr/>
        <w:t xml:space="preserve">    </w:t>
      </w:r>
      <w:r w:rsidR="27D6D9BC">
        <w:rPr/>
        <w:t>databuf</w:t>
      </w:r>
      <w:r w:rsidR="27D6D9BC">
        <w:rPr/>
        <w:t>[</w:t>
      </w:r>
      <w:r w:rsidR="27D6D9BC">
        <w:rPr/>
        <w:t>maxdatalen</w:t>
      </w:r>
      <w:r w:rsidR="27D6D9BC">
        <w:rPr/>
        <w:t>] = 0;</w:t>
      </w:r>
    </w:p>
    <w:p w:rsidR="27D6D9BC" w:rsidP="1944A9E9" w:rsidRDefault="27D6D9BC" w14:paraId="4AEDE39C" w14:textId="2A0A8550">
      <w:pPr>
        <w:pStyle w:val="Normal"/>
        <w:spacing w:after="0" w:afterAutospacing="off"/>
        <w:ind w:left="283"/>
        <w:jc w:val="left"/>
      </w:pPr>
      <w:r w:rsidR="27D6D9BC">
        <w:rPr/>
        <w:t xml:space="preserve"> </w:t>
      </w:r>
    </w:p>
    <w:p w:rsidR="27D6D9BC" w:rsidP="1944A9E9" w:rsidRDefault="27D6D9BC" w14:paraId="5E1071E8" w14:textId="1F1868C8">
      <w:pPr>
        <w:pStyle w:val="Normal"/>
        <w:spacing w:after="0" w:afterAutospacing="off"/>
        <w:ind w:left="283"/>
        <w:jc w:val="left"/>
      </w:pPr>
      <w:r w:rsidR="27D6D9BC">
        <w:rPr/>
        <w:t xml:space="preserve">    </w:t>
      </w:r>
      <w:r w:rsidR="27D6D9BC">
        <w:rPr/>
        <w:t>printk</w:t>
      </w:r>
      <w:r w:rsidR="27D6D9BC">
        <w:rPr/>
        <w:t xml:space="preserve">("Data from the user: %s\n", </w:t>
      </w:r>
      <w:r w:rsidR="27D6D9BC">
        <w:rPr/>
        <w:t>databuf</w:t>
      </w:r>
      <w:r w:rsidR="27D6D9BC">
        <w:rPr/>
        <w:t>);</w:t>
      </w:r>
    </w:p>
    <w:p w:rsidR="27D6D9BC" w:rsidP="1944A9E9" w:rsidRDefault="27D6D9BC" w14:paraId="7AC9BE96" w14:textId="75BAF4A7">
      <w:pPr>
        <w:pStyle w:val="Normal"/>
        <w:spacing w:after="0" w:afterAutospacing="off"/>
        <w:ind w:left="283"/>
        <w:jc w:val="left"/>
      </w:pPr>
      <w:r w:rsidR="27D6D9BC">
        <w:rPr/>
        <w:t xml:space="preserve"> </w:t>
      </w:r>
    </w:p>
    <w:p w:rsidR="27D6D9BC" w:rsidP="1944A9E9" w:rsidRDefault="27D6D9BC" w14:paraId="6F961D6B" w14:textId="638B8937">
      <w:pPr>
        <w:pStyle w:val="Normal"/>
        <w:spacing w:after="0" w:afterAutospacing="off"/>
        <w:ind w:left="283"/>
        <w:jc w:val="left"/>
      </w:pPr>
      <w:r w:rsidR="27D6D9BC">
        <w:rPr/>
        <w:t xml:space="preserve">    return count;</w:t>
      </w:r>
    </w:p>
    <w:p w:rsidR="27D6D9BC" w:rsidP="1944A9E9" w:rsidRDefault="27D6D9BC" w14:paraId="1379CBA0" w14:textId="230198A0">
      <w:pPr>
        <w:pStyle w:val="Normal"/>
        <w:spacing w:after="0" w:afterAutospacing="off"/>
        <w:ind w:left="283"/>
        <w:jc w:val="left"/>
      </w:pPr>
      <w:r w:rsidR="27D6D9BC">
        <w:rPr/>
        <w:t>}</w:t>
      </w:r>
    </w:p>
    <w:p w:rsidR="27D6D9BC" w:rsidP="1944A9E9" w:rsidRDefault="27D6D9BC" w14:paraId="278BAEA4" w14:textId="42DB7504">
      <w:pPr>
        <w:pStyle w:val="Normal"/>
        <w:spacing w:after="0" w:afterAutospacing="off"/>
        <w:ind w:left="283"/>
        <w:jc w:val="left"/>
      </w:pPr>
      <w:r w:rsidR="27D6D9BC">
        <w:rPr/>
        <w:t xml:space="preserve"> </w:t>
      </w:r>
    </w:p>
    <w:p w:rsidR="27D6D9BC" w:rsidP="1944A9E9" w:rsidRDefault="27D6D9BC" w14:paraId="55296E54" w14:textId="6C734AB0">
      <w:pPr>
        <w:pStyle w:val="Normal"/>
        <w:spacing w:after="0" w:afterAutospacing="off"/>
        <w:ind w:left="283"/>
        <w:jc w:val="left"/>
      </w:pPr>
      <w:r w:rsidR="27D6D9BC">
        <w:rPr/>
        <w:t xml:space="preserve">static struct </w:t>
      </w:r>
      <w:r w:rsidR="27D6D9BC">
        <w:rPr/>
        <w:t>file_operations</w:t>
      </w:r>
      <w:r w:rsidR="27D6D9BC">
        <w:rPr/>
        <w:t xml:space="preserve"> </w:t>
      </w:r>
      <w:r w:rsidR="27D6D9BC">
        <w:rPr/>
        <w:t>char_dev_fops</w:t>
      </w:r>
      <w:r w:rsidR="27D6D9BC">
        <w:rPr/>
        <w:t xml:space="preserve"> = {</w:t>
      </w:r>
    </w:p>
    <w:p w:rsidR="27D6D9BC" w:rsidP="1944A9E9" w:rsidRDefault="27D6D9BC" w14:paraId="519E501B" w14:textId="3B5C1261">
      <w:pPr>
        <w:pStyle w:val="Normal"/>
        <w:spacing w:after="0" w:afterAutospacing="off"/>
        <w:ind w:left="283"/>
        <w:jc w:val="left"/>
      </w:pPr>
      <w:r w:rsidR="27D6D9BC">
        <w:rPr/>
        <w:t>.owner = THIS_MODULE,</w:t>
      </w:r>
    </w:p>
    <w:p w:rsidR="27D6D9BC" w:rsidP="1944A9E9" w:rsidRDefault="27D6D9BC" w14:paraId="3703E55F" w14:textId="5D7BC7F8">
      <w:pPr>
        <w:pStyle w:val="Normal"/>
        <w:spacing w:after="0" w:afterAutospacing="off"/>
        <w:ind w:left="283"/>
        <w:jc w:val="left"/>
      </w:pPr>
      <w:r w:rsidR="27D6D9BC">
        <w:rPr/>
        <w:t xml:space="preserve">.write = </w:t>
      </w:r>
      <w:r w:rsidR="27D6D9BC">
        <w:rPr/>
        <w:t>mychardev_write</w:t>
      </w:r>
      <w:r w:rsidR="27D6D9BC">
        <w:rPr/>
        <w:t>,</w:t>
      </w:r>
    </w:p>
    <w:p w:rsidR="27D6D9BC" w:rsidP="1944A9E9" w:rsidRDefault="27D6D9BC" w14:paraId="33764369" w14:textId="2A0CE651">
      <w:pPr>
        <w:pStyle w:val="Normal"/>
        <w:spacing w:after="0" w:afterAutospacing="off"/>
        <w:ind w:left="283"/>
        <w:jc w:val="left"/>
      </w:pPr>
      <w:r w:rsidR="27D6D9BC">
        <w:rPr/>
        <w:t xml:space="preserve">.read = </w:t>
      </w:r>
      <w:r w:rsidR="27D6D9BC">
        <w:rPr/>
        <w:t>mychardev_read</w:t>
      </w:r>
      <w:r w:rsidR="27D6D9BC">
        <w:rPr/>
        <w:t>,</w:t>
      </w:r>
    </w:p>
    <w:p w:rsidR="27D6D9BC" w:rsidP="1944A9E9" w:rsidRDefault="27D6D9BC" w14:paraId="1ABC7434" w14:textId="0BC64519">
      <w:pPr>
        <w:pStyle w:val="Normal"/>
        <w:spacing w:after="0" w:afterAutospacing="off"/>
        <w:ind w:left="283"/>
        <w:jc w:val="left"/>
      </w:pPr>
      <w:r w:rsidR="27D6D9BC">
        <w:rPr/>
        <w:t xml:space="preserve">.open = </w:t>
      </w:r>
      <w:r w:rsidR="27D6D9BC">
        <w:rPr/>
        <w:t>char_dev_open</w:t>
      </w:r>
      <w:r w:rsidR="27D6D9BC">
        <w:rPr/>
        <w:t>,</w:t>
      </w:r>
    </w:p>
    <w:p w:rsidR="27D6D9BC" w:rsidP="1944A9E9" w:rsidRDefault="27D6D9BC" w14:paraId="79CB2FBD" w14:textId="5094593A">
      <w:pPr>
        <w:pStyle w:val="Normal"/>
        <w:spacing w:after="0" w:afterAutospacing="off"/>
        <w:ind w:left="283"/>
        <w:jc w:val="left"/>
      </w:pPr>
      <w:r w:rsidR="27D6D9BC">
        <w:rPr/>
        <w:t xml:space="preserve">.release = </w:t>
      </w:r>
      <w:r w:rsidR="27D6D9BC">
        <w:rPr/>
        <w:t>char_dev_release</w:t>
      </w:r>
    </w:p>
    <w:p w:rsidR="27D6D9BC" w:rsidP="1944A9E9" w:rsidRDefault="27D6D9BC" w14:paraId="10CDF132" w14:textId="597F7964">
      <w:pPr>
        <w:pStyle w:val="Normal"/>
        <w:spacing w:after="0" w:afterAutospacing="off"/>
        <w:ind w:left="283"/>
        <w:jc w:val="left"/>
      </w:pPr>
      <w:r w:rsidR="27D6D9BC">
        <w:rPr/>
        <w:t>};</w:t>
      </w:r>
    </w:p>
    <w:p w:rsidR="27D6D9BC" w:rsidP="1944A9E9" w:rsidRDefault="27D6D9BC" w14:paraId="7D7D16F7" w14:textId="5EB617E3">
      <w:pPr>
        <w:pStyle w:val="Normal"/>
        <w:spacing w:after="0" w:afterAutospacing="off"/>
        <w:ind w:left="283"/>
        <w:jc w:val="left"/>
      </w:pPr>
      <w:r w:rsidR="27D6D9BC">
        <w:rPr/>
        <w:t xml:space="preserve"> </w:t>
      </w:r>
    </w:p>
    <w:p w:rsidR="27D6D9BC" w:rsidP="1944A9E9" w:rsidRDefault="27D6D9BC" w14:paraId="32B0491C" w14:textId="1EB7D75D">
      <w:pPr>
        <w:pStyle w:val="Normal"/>
        <w:spacing w:after="0" w:afterAutospacing="off"/>
        <w:ind w:left="283"/>
        <w:jc w:val="left"/>
      </w:pPr>
      <w:r w:rsidR="27D6D9BC">
        <w:rPr/>
        <w:t xml:space="preserve">/* Register Driver with I/O </w:t>
      </w:r>
      <w:r w:rsidR="27D6D9BC">
        <w:rPr/>
        <w:t>abstarction</w:t>
      </w:r>
      <w:r w:rsidR="27D6D9BC">
        <w:rPr/>
        <w:t xml:space="preserve"> layer</w:t>
      </w:r>
    </w:p>
    <w:p w:rsidR="27D6D9BC" w:rsidP="1944A9E9" w:rsidRDefault="27D6D9BC" w14:paraId="33B8FD13" w14:textId="1269989E">
      <w:pPr>
        <w:pStyle w:val="Normal"/>
        <w:spacing w:after="0" w:afterAutospacing="off"/>
        <w:ind w:left="283"/>
        <w:jc w:val="left"/>
      </w:pPr>
      <w:r w:rsidR="27D6D9BC">
        <w:rPr/>
        <w:t>*</w:t>
      </w:r>
    </w:p>
    <w:p w:rsidR="27D6D9BC" w:rsidP="1944A9E9" w:rsidRDefault="27D6D9BC" w14:paraId="210FC354" w14:textId="71D53B98">
      <w:pPr>
        <w:pStyle w:val="Normal"/>
        <w:spacing w:after="0" w:afterAutospacing="off"/>
        <w:ind w:left="283"/>
        <w:jc w:val="left"/>
      </w:pPr>
      <w:r w:rsidR="27D6D9BC">
        <w:rPr/>
        <w:t xml:space="preserve">*  </w:t>
      </w:r>
      <w:r w:rsidR="27D6D9BC">
        <w:rPr/>
        <w:t>step</w:t>
      </w:r>
      <w:r w:rsidR="27D6D9BC">
        <w:rPr/>
        <w:t xml:space="preserve"> 1: Reserve Driver/Device ID.</w:t>
      </w:r>
    </w:p>
    <w:p w:rsidR="27D6D9BC" w:rsidP="1944A9E9" w:rsidRDefault="27D6D9BC" w14:paraId="0FE8B416" w14:textId="73D3C1F5">
      <w:pPr>
        <w:pStyle w:val="Normal"/>
        <w:spacing w:after="0" w:afterAutospacing="off"/>
        <w:ind w:left="283"/>
        <w:jc w:val="left"/>
      </w:pPr>
      <w:r w:rsidR="27D6D9BC">
        <w:rPr/>
        <w:t xml:space="preserve">*  </w:t>
      </w:r>
      <w:r w:rsidR="27D6D9BC">
        <w:rPr/>
        <w:t>step</w:t>
      </w:r>
      <w:r w:rsidR="27D6D9BC">
        <w:rPr/>
        <w:t xml:space="preserve"> 2: Register file operations</w:t>
      </w:r>
    </w:p>
    <w:p w:rsidR="27D6D9BC" w:rsidP="1944A9E9" w:rsidRDefault="27D6D9BC" w14:paraId="3C661DD5" w14:textId="1DA444F1">
      <w:pPr>
        <w:pStyle w:val="Normal"/>
        <w:spacing w:after="0" w:afterAutospacing="off"/>
        <w:ind w:left="283"/>
        <w:jc w:val="left"/>
      </w:pPr>
      <w:r w:rsidR="27D6D9BC">
        <w:rPr/>
        <w:t>*</w:t>
      </w:r>
    </w:p>
    <w:p w:rsidR="27D6D9BC" w:rsidP="1944A9E9" w:rsidRDefault="27D6D9BC" w14:paraId="357FB18E" w14:textId="5DD04F11">
      <w:pPr>
        <w:pStyle w:val="Normal"/>
        <w:spacing w:after="0" w:afterAutospacing="off"/>
        <w:ind w:left="283"/>
        <w:jc w:val="left"/>
      </w:pPr>
      <w:r w:rsidR="27D6D9BC">
        <w:rPr/>
        <w:t>*/</w:t>
      </w:r>
    </w:p>
    <w:p w:rsidR="27D6D9BC" w:rsidP="1944A9E9" w:rsidRDefault="27D6D9BC" w14:paraId="50D69C92" w14:textId="5AC40F4A">
      <w:pPr>
        <w:pStyle w:val="Normal"/>
        <w:spacing w:after="0" w:afterAutospacing="off"/>
        <w:ind w:left="283"/>
        <w:jc w:val="left"/>
      </w:pPr>
      <w:r w:rsidR="27D6D9BC">
        <w:rPr/>
        <w:t>static int __</w:t>
      </w:r>
      <w:r w:rsidR="27D6D9BC">
        <w:rPr/>
        <w:t>init</w:t>
      </w:r>
      <w:r w:rsidR="27D6D9BC">
        <w:rPr/>
        <w:t xml:space="preserve"> </w:t>
      </w:r>
      <w:r w:rsidR="27D6D9BC">
        <w:rPr/>
        <w:t>char_dev_init</w:t>
      </w:r>
      <w:r w:rsidR="27D6D9BC">
        <w:rPr/>
        <w:t>(void)</w:t>
      </w:r>
    </w:p>
    <w:p w:rsidR="27D6D9BC" w:rsidP="1944A9E9" w:rsidRDefault="27D6D9BC" w14:paraId="1B813352" w14:textId="52093A12">
      <w:pPr>
        <w:pStyle w:val="Normal"/>
        <w:spacing w:after="0" w:afterAutospacing="off"/>
        <w:ind w:left="283"/>
        <w:jc w:val="left"/>
      </w:pPr>
      <w:r w:rsidR="27D6D9BC">
        <w:rPr/>
        <w:t>{</w:t>
      </w:r>
    </w:p>
    <w:p w:rsidR="27D6D9BC" w:rsidP="1944A9E9" w:rsidRDefault="27D6D9BC" w14:paraId="61C65654" w14:textId="066FCCDA">
      <w:pPr>
        <w:pStyle w:val="Normal"/>
        <w:spacing w:after="0" w:afterAutospacing="off"/>
        <w:ind w:left="283"/>
        <w:jc w:val="left"/>
      </w:pPr>
      <w:r w:rsidR="27D6D9BC">
        <w:rPr/>
        <w:t xml:space="preserve">int ret, </w:t>
      </w:r>
      <w:r w:rsidR="27D6D9BC">
        <w:rPr/>
        <w:t>fminor</w:t>
      </w:r>
      <w:r w:rsidR="27D6D9BC">
        <w:rPr/>
        <w:t xml:space="preserve"> = 0;</w:t>
      </w:r>
    </w:p>
    <w:p w:rsidR="27D6D9BC" w:rsidP="1944A9E9" w:rsidRDefault="27D6D9BC" w14:paraId="1986B6B4" w14:textId="1D64AC52">
      <w:pPr>
        <w:pStyle w:val="Normal"/>
        <w:spacing w:after="0" w:afterAutospacing="off"/>
        <w:ind w:left="283"/>
        <w:jc w:val="left"/>
      </w:pPr>
      <w:r w:rsidR="27D6D9BC">
        <w:rPr/>
        <w:t xml:space="preserve"> </w:t>
      </w:r>
    </w:p>
    <w:p w:rsidR="27D6D9BC" w:rsidP="1944A9E9" w:rsidRDefault="27D6D9BC" w14:paraId="6DDD5BC0" w14:textId="080DCD5A">
      <w:pPr>
        <w:pStyle w:val="Normal"/>
        <w:spacing w:after="0" w:afterAutospacing="off"/>
        <w:ind w:left="283"/>
        <w:jc w:val="left"/>
      </w:pPr>
      <w:r w:rsidR="27D6D9BC">
        <w:rPr/>
        <w:t xml:space="preserve">ret = </w:t>
      </w:r>
      <w:r w:rsidR="27D6D9BC">
        <w:rPr/>
        <w:t>alloc_chrdev_region</w:t>
      </w:r>
      <w:r w:rsidR="27D6D9BC">
        <w:rPr/>
        <w:t>(&amp;</w:t>
      </w:r>
      <w:r w:rsidR="27D6D9BC">
        <w:rPr/>
        <w:t>mydev</w:t>
      </w:r>
      <w:r w:rsidR="27D6D9BC">
        <w:rPr/>
        <w:t xml:space="preserve">, </w:t>
      </w:r>
      <w:r w:rsidR="27D6D9BC">
        <w:rPr/>
        <w:t>fminor</w:t>
      </w:r>
      <w:r w:rsidR="27D6D9BC">
        <w:rPr/>
        <w:t>, count, CHAR_DEV_NAME);</w:t>
      </w:r>
    </w:p>
    <w:p w:rsidR="27D6D9BC" w:rsidP="1944A9E9" w:rsidRDefault="27D6D9BC" w14:paraId="5D8DAAC7" w14:textId="45CF410A">
      <w:pPr>
        <w:pStyle w:val="Normal"/>
        <w:spacing w:after="0" w:afterAutospacing="off"/>
        <w:ind w:left="283"/>
        <w:jc w:val="left"/>
      </w:pPr>
      <w:r w:rsidR="27D6D9BC">
        <w:rPr/>
        <w:t xml:space="preserve">    if (ret &lt; 0) {</w:t>
      </w:r>
    </w:p>
    <w:p w:rsidR="27D6D9BC" w:rsidP="1944A9E9" w:rsidRDefault="27D6D9BC" w14:paraId="77376E97" w14:textId="7BB59796">
      <w:pPr>
        <w:pStyle w:val="Normal"/>
        <w:spacing w:after="0" w:afterAutospacing="off"/>
        <w:ind w:left="283"/>
        <w:jc w:val="left"/>
      </w:pPr>
      <w:r w:rsidR="27D6D9BC">
        <w:rPr/>
        <w:t>pr_err("failed to reserve major/minor range");</w:t>
      </w:r>
    </w:p>
    <w:p w:rsidR="27D6D9BC" w:rsidP="1944A9E9" w:rsidRDefault="27D6D9BC" w14:paraId="4E3A6B6C" w14:textId="57604766">
      <w:pPr>
        <w:pStyle w:val="Normal"/>
        <w:spacing w:after="0" w:afterAutospacing="off"/>
        <w:ind w:left="283"/>
        <w:jc w:val="left"/>
      </w:pPr>
      <w:r w:rsidR="27D6D9BC">
        <w:rPr/>
        <w:t>return -ret;</w:t>
      </w:r>
    </w:p>
    <w:p w:rsidR="27D6D9BC" w:rsidP="1944A9E9" w:rsidRDefault="27D6D9BC" w14:paraId="4BA1B00D" w14:textId="6718316A">
      <w:pPr>
        <w:pStyle w:val="Normal"/>
        <w:spacing w:after="0" w:afterAutospacing="off"/>
        <w:ind w:left="283"/>
        <w:jc w:val="left"/>
      </w:pPr>
      <w:r w:rsidR="27D6D9BC">
        <w:rPr/>
        <w:t>}</w:t>
      </w:r>
    </w:p>
    <w:p w:rsidR="27D6D9BC" w:rsidP="1944A9E9" w:rsidRDefault="27D6D9BC" w14:paraId="349E9147" w14:textId="37673A3E">
      <w:pPr>
        <w:pStyle w:val="Normal"/>
        <w:spacing w:after="0" w:afterAutospacing="off"/>
        <w:ind w:left="283"/>
        <w:jc w:val="left"/>
      </w:pPr>
      <w:r w:rsidR="27D6D9BC">
        <w:rPr/>
        <w:t xml:space="preserve"> </w:t>
      </w:r>
    </w:p>
    <w:p w:rsidR="27D6D9BC" w:rsidP="1944A9E9" w:rsidRDefault="27D6D9BC" w14:paraId="1157C7B8" w14:textId="2A1A339D">
      <w:pPr>
        <w:pStyle w:val="Normal"/>
        <w:spacing w:after="0" w:afterAutospacing="off"/>
        <w:ind w:left="283"/>
        <w:jc w:val="left"/>
      </w:pPr>
      <w:r w:rsidR="27D6D9BC">
        <w:rPr/>
        <w:t xml:space="preserve">if </w:t>
      </w:r>
      <w:r w:rsidR="27D6D9BC">
        <w:rPr/>
        <w:t>(!(</w:t>
      </w:r>
      <w:r w:rsidR="27D6D9BC">
        <w:rPr/>
        <w:t>my_cdev</w:t>
      </w:r>
      <w:r w:rsidR="27D6D9BC">
        <w:rPr/>
        <w:t xml:space="preserve"> = </w:t>
      </w:r>
      <w:r w:rsidR="27D6D9BC">
        <w:rPr/>
        <w:t>cdev_alloc</w:t>
      </w:r>
      <w:r w:rsidR="27D6D9BC">
        <w:rPr/>
        <w:t>())) {</w:t>
      </w:r>
    </w:p>
    <w:p w:rsidR="27D6D9BC" w:rsidP="1944A9E9" w:rsidRDefault="27D6D9BC" w14:paraId="3EC24556" w14:textId="60D77C1D">
      <w:pPr>
        <w:pStyle w:val="Normal"/>
        <w:spacing w:after="0" w:afterAutospacing="off"/>
        <w:ind w:left="283"/>
        <w:jc w:val="left"/>
      </w:pPr>
      <w:r w:rsidR="27D6D9BC">
        <w:rPr/>
        <w:t>pr_err("</w:t>
      </w:r>
      <w:r w:rsidR="27D6D9BC">
        <w:rPr/>
        <w:t>cdev_alloc</w:t>
      </w:r>
      <w:r w:rsidR="27D6D9BC">
        <w:rPr/>
        <w:t>() failed");</w:t>
      </w:r>
    </w:p>
    <w:p w:rsidR="27D6D9BC" w:rsidP="1944A9E9" w:rsidRDefault="27D6D9BC" w14:paraId="07F7DC4E" w14:textId="65B3D6AB">
      <w:pPr>
        <w:pStyle w:val="Normal"/>
        <w:spacing w:after="0" w:afterAutospacing="off"/>
        <w:ind w:left="283"/>
        <w:jc w:val="left"/>
      </w:pPr>
      <w:r w:rsidR="27D6D9BC">
        <w:rPr/>
        <w:t>unregister_chrdev_region(</w:t>
      </w:r>
      <w:r w:rsidR="27D6D9BC">
        <w:rPr/>
        <w:t>mydev</w:t>
      </w:r>
      <w:r w:rsidR="27D6D9BC">
        <w:rPr/>
        <w:t>, count);</w:t>
      </w:r>
    </w:p>
    <w:p w:rsidR="27D6D9BC" w:rsidP="1944A9E9" w:rsidRDefault="27D6D9BC" w14:paraId="0CE0D67F" w14:textId="7D8E3593">
      <w:pPr>
        <w:pStyle w:val="Normal"/>
        <w:spacing w:after="0" w:afterAutospacing="off"/>
        <w:ind w:left="283"/>
        <w:jc w:val="left"/>
      </w:pPr>
      <w:r w:rsidR="27D6D9BC">
        <w:rPr/>
        <w:t>return -ENOMEM;</w:t>
      </w:r>
    </w:p>
    <w:p w:rsidR="27D6D9BC" w:rsidP="1944A9E9" w:rsidRDefault="27D6D9BC" w14:paraId="54C2484D" w14:textId="4051CF67">
      <w:pPr>
        <w:pStyle w:val="Normal"/>
        <w:spacing w:after="0" w:afterAutospacing="off"/>
        <w:ind w:left="283"/>
        <w:jc w:val="left"/>
      </w:pPr>
      <w:r w:rsidR="27D6D9BC">
        <w:rPr/>
        <w:t>}</w:t>
      </w:r>
    </w:p>
    <w:p w:rsidR="27D6D9BC" w:rsidP="1944A9E9" w:rsidRDefault="27D6D9BC" w14:paraId="3693377E" w14:textId="2C35D563">
      <w:pPr>
        <w:pStyle w:val="Normal"/>
        <w:spacing w:after="0" w:afterAutospacing="off"/>
        <w:ind w:left="283"/>
        <w:jc w:val="left"/>
      </w:pPr>
      <w:r w:rsidR="27D6D9BC">
        <w:rPr/>
        <w:t>cdev_init(</w:t>
      </w:r>
      <w:r w:rsidR="27D6D9BC">
        <w:rPr/>
        <w:t>my_cdev</w:t>
      </w:r>
      <w:r w:rsidR="27D6D9BC">
        <w:rPr/>
        <w:t>, &amp;</w:t>
      </w:r>
      <w:r w:rsidR="27D6D9BC">
        <w:rPr/>
        <w:t>char_dev_fops</w:t>
      </w:r>
      <w:r w:rsidR="27D6D9BC">
        <w:rPr/>
        <w:t>);</w:t>
      </w:r>
    </w:p>
    <w:p w:rsidR="27D6D9BC" w:rsidP="1944A9E9" w:rsidRDefault="27D6D9BC" w14:paraId="7FA01450" w14:textId="32D73405">
      <w:pPr>
        <w:pStyle w:val="Normal"/>
        <w:spacing w:after="0" w:afterAutospacing="off"/>
        <w:ind w:left="283"/>
        <w:jc w:val="left"/>
      </w:pPr>
      <w:r w:rsidR="27D6D9BC">
        <w:rPr/>
        <w:t xml:space="preserve"> </w:t>
      </w:r>
    </w:p>
    <w:p w:rsidR="27D6D9BC" w:rsidP="1944A9E9" w:rsidRDefault="27D6D9BC" w14:paraId="6705B34C" w14:textId="3C4E8BE3">
      <w:pPr>
        <w:pStyle w:val="Normal"/>
        <w:spacing w:after="0" w:afterAutospacing="off"/>
        <w:ind w:left="283"/>
        <w:jc w:val="left"/>
      </w:pPr>
      <w:r w:rsidR="27D6D9BC">
        <w:rPr/>
        <w:t xml:space="preserve">ret = </w:t>
      </w:r>
      <w:r w:rsidR="27D6D9BC">
        <w:rPr/>
        <w:t>cdev_add</w:t>
      </w:r>
      <w:r w:rsidR="27D6D9BC">
        <w:rPr/>
        <w:t>(</w:t>
      </w:r>
      <w:r w:rsidR="27D6D9BC">
        <w:rPr/>
        <w:t>my_cdev</w:t>
      </w:r>
      <w:r w:rsidR="27D6D9BC">
        <w:rPr/>
        <w:t xml:space="preserve">, </w:t>
      </w:r>
      <w:r w:rsidR="27D6D9BC">
        <w:rPr/>
        <w:t>mydev</w:t>
      </w:r>
      <w:r w:rsidR="27D6D9BC">
        <w:rPr/>
        <w:t>, count);</w:t>
      </w:r>
    </w:p>
    <w:p w:rsidR="27D6D9BC" w:rsidP="1944A9E9" w:rsidRDefault="27D6D9BC" w14:paraId="6634CFA1" w14:textId="7F91D318">
      <w:pPr>
        <w:pStyle w:val="Normal"/>
        <w:spacing w:after="0" w:afterAutospacing="off"/>
        <w:ind w:left="283"/>
        <w:jc w:val="left"/>
      </w:pPr>
      <w:r w:rsidR="27D6D9BC">
        <w:rPr/>
        <w:t>if (ret &lt; 0) {</w:t>
      </w:r>
    </w:p>
    <w:p w:rsidR="27D6D9BC" w:rsidP="1944A9E9" w:rsidRDefault="27D6D9BC" w14:paraId="471EABC3" w14:textId="2EDE2958">
      <w:pPr>
        <w:pStyle w:val="Normal"/>
        <w:spacing w:after="0" w:afterAutospacing="off"/>
        <w:ind w:left="283"/>
        <w:jc w:val="left"/>
      </w:pPr>
      <w:r w:rsidR="27D6D9BC">
        <w:rPr/>
        <w:t>pr_err("Error registering device driver");</w:t>
      </w:r>
    </w:p>
    <w:p w:rsidR="27D6D9BC" w:rsidP="1944A9E9" w:rsidRDefault="27D6D9BC" w14:paraId="757E294C" w14:textId="42361E7F">
      <w:pPr>
        <w:pStyle w:val="Normal"/>
        <w:spacing w:after="0" w:afterAutospacing="off"/>
        <w:ind w:left="283"/>
        <w:jc w:val="left"/>
      </w:pPr>
      <w:r w:rsidR="27D6D9BC">
        <w:rPr/>
        <w:t>cdev_del(</w:t>
      </w:r>
      <w:r w:rsidR="27D6D9BC">
        <w:rPr/>
        <w:t>my_cdev</w:t>
      </w:r>
      <w:r w:rsidR="27D6D9BC">
        <w:rPr/>
        <w:t>);</w:t>
      </w:r>
    </w:p>
    <w:p w:rsidR="27D6D9BC" w:rsidP="1944A9E9" w:rsidRDefault="27D6D9BC" w14:paraId="41D8B842" w14:textId="576F90BB">
      <w:pPr>
        <w:pStyle w:val="Normal"/>
        <w:spacing w:after="0" w:afterAutospacing="off"/>
        <w:ind w:left="283"/>
        <w:jc w:val="left"/>
      </w:pPr>
      <w:r w:rsidR="27D6D9BC">
        <w:rPr/>
        <w:t>unregister_chrdev_region(</w:t>
      </w:r>
      <w:r w:rsidR="27D6D9BC">
        <w:rPr/>
        <w:t>mydev</w:t>
      </w:r>
      <w:r w:rsidR="27D6D9BC">
        <w:rPr/>
        <w:t>, count);</w:t>
      </w:r>
    </w:p>
    <w:p w:rsidR="27D6D9BC" w:rsidP="1944A9E9" w:rsidRDefault="27D6D9BC" w14:paraId="7B88AEC5" w14:textId="22D05299">
      <w:pPr>
        <w:pStyle w:val="Normal"/>
        <w:spacing w:after="0" w:afterAutospacing="off"/>
        <w:ind w:left="283"/>
        <w:jc w:val="left"/>
      </w:pPr>
      <w:r w:rsidR="27D6D9BC">
        <w:rPr/>
        <w:t>return ret;</w:t>
      </w:r>
    </w:p>
    <w:p w:rsidR="27D6D9BC" w:rsidP="1944A9E9" w:rsidRDefault="27D6D9BC" w14:paraId="0C7962EC" w14:textId="49FEE733">
      <w:pPr>
        <w:pStyle w:val="Normal"/>
        <w:spacing w:after="0" w:afterAutospacing="off"/>
        <w:ind w:left="283"/>
        <w:jc w:val="left"/>
      </w:pPr>
      <w:r w:rsidR="27D6D9BC">
        <w:rPr/>
        <w:t>}</w:t>
      </w:r>
    </w:p>
    <w:p w:rsidR="27D6D9BC" w:rsidP="1944A9E9" w:rsidRDefault="27D6D9BC" w14:paraId="1EA5BE37" w14:textId="59598AB4">
      <w:pPr>
        <w:pStyle w:val="Normal"/>
        <w:spacing w:after="0" w:afterAutospacing="off"/>
        <w:ind w:left="283"/>
        <w:jc w:val="left"/>
      </w:pPr>
      <w:r w:rsidR="27D6D9BC">
        <w:rPr/>
        <w:t xml:space="preserve"> </w:t>
      </w:r>
    </w:p>
    <w:p w:rsidR="27D6D9BC" w:rsidP="1944A9E9" w:rsidRDefault="27D6D9BC" w14:paraId="30CB2DD2" w14:textId="31E3ADEB">
      <w:pPr>
        <w:pStyle w:val="Normal"/>
        <w:spacing w:after="0" w:afterAutospacing="off"/>
        <w:ind w:left="283"/>
        <w:jc w:val="left"/>
      </w:pPr>
      <w:r w:rsidR="27D6D9BC">
        <w:rPr/>
        <w:t xml:space="preserve">my_class = </w:t>
      </w:r>
      <w:r w:rsidR="27D6D9BC">
        <w:rPr/>
        <w:t>class_create</w:t>
      </w:r>
      <w:r w:rsidR="27D6D9BC">
        <w:rPr/>
        <w:t>(THIS_MODULE, "VIRTUAL");</w:t>
      </w:r>
    </w:p>
    <w:p w:rsidR="27D6D9BC" w:rsidP="1944A9E9" w:rsidRDefault="27D6D9BC" w14:paraId="06370159" w14:textId="5867A670">
      <w:pPr>
        <w:pStyle w:val="Normal"/>
        <w:spacing w:after="0" w:afterAutospacing="off"/>
        <w:ind w:left="283"/>
        <w:jc w:val="left"/>
      </w:pPr>
      <w:r w:rsidR="27D6D9BC">
        <w:rPr/>
        <w:t>device_create(</w:t>
      </w:r>
      <w:r w:rsidR="27D6D9BC">
        <w:rPr/>
        <w:t>my_class</w:t>
      </w:r>
      <w:r w:rsidR="27D6D9BC">
        <w:rPr/>
        <w:t xml:space="preserve">, NULL, </w:t>
      </w:r>
      <w:r w:rsidR="27D6D9BC">
        <w:rPr/>
        <w:t>mydev</w:t>
      </w:r>
      <w:r w:rsidR="27D6D9BC">
        <w:rPr/>
        <w:t>, NULL, "%s", "</w:t>
      </w:r>
      <w:r w:rsidR="27D6D9BC">
        <w:rPr/>
        <w:t>bitsilica_device</w:t>
      </w:r>
      <w:r w:rsidR="27D6D9BC">
        <w:rPr/>
        <w:t>");</w:t>
      </w:r>
    </w:p>
    <w:p w:rsidR="27D6D9BC" w:rsidP="1944A9E9" w:rsidRDefault="27D6D9BC" w14:paraId="1539D8F2" w14:textId="634E1980">
      <w:pPr>
        <w:pStyle w:val="Normal"/>
        <w:spacing w:after="0" w:afterAutospacing="off"/>
        <w:ind w:left="283"/>
        <w:jc w:val="left"/>
      </w:pPr>
      <w:r w:rsidR="27D6D9BC">
        <w:rPr/>
        <w:t xml:space="preserve"> </w:t>
      </w:r>
    </w:p>
    <w:p w:rsidR="27D6D9BC" w:rsidP="1944A9E9" w:rsidRDefault="27D6D9BC" w14:paraId="56A24844" w14:textId="4B076D08">
      <w:pPr>
        <w:pStyle w:val="Normal"/>
        <w:spacing w:after="0" w:afterAutospacing="off"/>
        <w:ind w:left="283"/>
        <w:jc w:val="left"/>
      </w:pPr>
      <w:r w:rsidR="27D6D9BC">
        <w:rPr/>
        <w:t>pr_info("Device Registered: %s", CHAR_DEV_NAME);</w:t>
      </w:r>
    </w:p>
    <w:p w:rsidR="27D6D9BC" w:rsidP="1944A9E9" w:rsidRDefault="27D6D9BC" w14:paraId="270514C3" w14:textId="383FB23F">
      <w:pPr>
        <w:pStyle w:val="Normal"/>
        <w:spacing w:after="0" w:afterAutospacing="off"/>
        <w:ind w:left="283"/>
        <w:jc w:val="left"/>
      </w:pPr>
      <w:r w:rsidR="27D6D9BC">
        <w:rPr/>
        <w:t>pr_info("Major number = %d, Minor number = %d", MAJOR(mydev),</w:t>
      </w:r>
    </w:p>
    <w:p w:rsidR="27D6D9BC" w:rsidP="1944A9E9" w:rsidRDefault="27D6D9BC" w14:paraId="6E10EB7F" w14:textId="30B499AE">
      <w:pPr>
        <w:pStyle w:val="Normal"/>
        <w:spacing w:after="0" w:afterAutospacing="off"/>
        <w:ind w:left="283"/>
        <w:jc w:val="left"/>
      </w:pPr>
      <w:r w:rsidR="27D6D9BC">
        <w:rPr/>
        <w:t>MINOR(mydev));</w:t>
      </w:r>
    </w:p>
    <w:p w:rsidR="27D6D9BC" w:rsidP="1944A9E9" w:rsidRDefault="27D6D9BC" w14:paraId="5EC657B2" w14:textId="142CC902">
      <w:pPr>
        <w:pStyle w:val="Normal"/>
        <w:spacing w:after="0" w:afterAutospacing="off"/>
        <w:ind w:left="283"/>
        <w:jc w:val="left"/>
      </w:pPr>
      <w:r w:rsidR="27D6D9BC">
        <w:rPr/>
        <w:t xml:space="preserve"> </w:t>
      </w:r>
    </w:p>
    <w:p w:rsidR="27D6D9BC" w:rsidP="1944A9E9" w:rsidRDefault="27D6D9BC" w14:paraId="38161F85" w14:textId="5E3B8BDE">
      <w:pPr>
        <w:pStyle w:val="Normal"/>
        <w:spacing w:after="0" w:afterAutospacing="off"/>
        <w:ind w:left="283"/>
        <w:jc w:val="left"/>
      </w:pPr>
      <w:r w:rsidR="27D6D9BC">
        <w:rPr/>
        <w:t>return SUCCESS;</w:t>
      </w:r>
    </w:p>
    <w:p w:rsidR="27D6D9BC" w:rsidP="1944A9E9" w:rsidRDefault="27D6D9BC" w14:paraId="2E581AA8" w14:textId="30602713">
      <w:pPr>
        <w:pStyle w:val="Normal"/>
        <w:spacing w:after="0" w:afterAutospacing="off"/>
        <w:ind w:left="283"/>
        <w:jc w:val="left"/>
      </w:pPr>
      <w:r w:rsidR="27D6D9BC">
        <w:rPr/>
        <w:t>}</w:t>
      </w:r>
    </w:p>
    <w:p w:rsidR="27D6D9BC" w:rsidP="1944A9E9" w:rsidRDefault="27D6D9BC" w14:paraId="54CFAC48" w14:textId="56DCAC66">
      <w:pPr>
        <w:pStyle w:val="Normal"/>
        <w:spacing w:after="0" w:afterAutospacing="off"/>
        <w:ind w:left="283"/>
        <w:jc w:val="left"/>
      </w:pPr>
      <w:r w:rsidR="27D6D9BC">
        <w:rPr/>
        <w:t xml:space="preserve"> </w:t>
      </w:r>
    </w:p>
    <w:p w:rsidR="27D6D9BC" w:rsidP="1944A9E9" w:rsidRDefault="27D6D9BC" w14:paraId="7D05F46C" w14:textId="579FC3B1">
      <w:pPr>
        <w:pStyle w:val="Normal"/>
        <w:spacing w:after="0" w:afterAutospacing="off"/>
        <w:ind w:left="283"/>
        <w:jc w:val="left"/>
      </w:pPr>
      <w:r w:rsidR="27D6D9BC">
        <w:rPr/>
        <w:t>static void __exit char_dev_exit(void)</w:t>
      </w:r>
    </w:p>
    <w:p w:rsidR="27D6D9BC" w:rsidP="1944A9E9" w:rsidRDefault="27D6D9BC" w14:paraId="3E9B18BD" w14:textId="11202BAA">
      <w:pPr>
        <w:pStyle w:val="Normal"/>
        <w:spacing w:after="0" w:afterAutospacing="off"/>
        <w:ind w:left="283"/>
        <w:jc w:val="left"/>
      </w:pPr>
      <w:r w:rsidR="27D6D9BC">
        <w:rPr/>
        <w:t>{</w:t>
      </w:r>
    </w:p>
    <w:p w:rsidR="27D6D9BC" w:rsidP="1944A9E9" w:rsidRDefault="27D6D9BC" w14:paraId="366C7FF5" w14:textId="00FF1E47">
      <w:pPr>
        <w:pStyle w:val="Normal"/>
        <w:spacing w:after="0" w:afterAutospacing="off"/>
        <w:ind w:left="283"/>
        <w:jc w:val="left"/>
      </w:pPr>
      <w:r w:rsidR="27D6D9BC">
        <w:rPr/>
        <w:t>cdev_del(my_cdev);</w:t>
      </w:r>
    </w:p>
    <w:p w:rsidR="27D6D9BC" w:rsidP="1944A9E9" w:rsidRDefault="27D6D9BC" w14:paraId="3E5099F3" w14:textId="68927035">
      <w:pPr>
        <w:pStyle w:val="Normal"/>
        <w:spacing w:after="0" w:afterAutospacing="off"/>
        <w:ind w:left="283"/>
        <w:jc w:val="left"/>
      </w:pPr>
      <w:r w:rsidR="27D6D9BC">
        <w:rPr/>
        <w:t>unregister_chrdev_region(mydev, count);</w:t>
      </w:r>
    </w:p>
    <w:p w:rsidR="27D6D9BC" w:rsidP="1944A9E9" w:rsidRDefault="27D6D9BC" w14:paraId="37D8E8DA" w14:textId="18ED3FC2">
      <w:pPr>
        <w:pStyle w:val="Normal"/>
        <w:spacing w:after="0" w:afterAutospacing="off"/>
        <w:ind w:left="283"/>
        <w:jc w:val="left"/>
      </w:pPr>
      <w:r w:rsidR="27D6D9BC">
        <w:rPr/>
        <w:t xml:space="preserve"> </w:t>
      </w:r>
    </w:p>
    <w:p w:rsidR="27D6D9BC" w:rsidP="1944A9E9" w:rsidRDefault="27D6D9BC" w14:paraId="5FD26983" w14:textId="00F985E9">
      <w:pPr>
        <w:pStyle w:val="Normal"/>
        <w:spacing w:after="0" w:afterAutospacing="off"/>
        <w:ind w:left="283"/>
        <w:jc w:val="left"/>
      </w:pPr>
      <w:r w:rsidR="27D6D9BC">
        <w:rPr/>
        <w:t>device_destroy(my_class, mydev);</w:t>
      </w:r>
    </w:p>
    <w:p w:rsidR="27D6D9BC" w:rsidP="1944A9E9" w:rsidRDefault="27D6D9BC" w14:paraId="30287718" w14:textId="60672771">
      <w:pPr>
        <w:pStyle w:val="Normal"/>
        <w:spacing w:after="0" w:afterAutospacing="off"/>
        <w:ind w:left="283"/>
        <w:jc w:val="left"/>
      </w:pPr>
      <w:r w:rsidR="27D6D9BC">
        <w:rPr/>
        <w:t>class_destroy(my_class);</w:t>
      </w:r>
    </w:p>
    <w:p w:rsidR="27D6D9BC" w:rsidP="1944A9E9" w:rsidRDefault="27D6D9BC" w14:paraId="21E77081" w14:textId="43C169D1">
      <w:pPr>
        <w:pStyle w:val="Normal"/>
        <w:spacing w:after="0" w:afterAutospacing="off"/>
        <w:ind w:left="283"/>
        <w:jc w:val="left"/>
      </w:pPr>
      <w:r w:rsidR="27D6D9BC">
        <w:rPr/>
        <w:t xml:space="preserve"> </w:t>
      </w:r>
    </w:p>
    <w:p w:rsidR="27D6D9BC" w:rsidP="1944A9E9" w:rsidRDefault="27D6D9BC" w14:paraId="0A487902" w14:textId="08E3053C">
      <w:pPr>
        <w:pStyle w:val="Normal"/>
        <w:spacing w:after="0" w:afterAutospacing="off"/>
        <w:ind w:left="283"/>
        <w:jc w:val="left"/>
      </w:pPr>
      <w:r w:rsidR="27D6D9BC">
        <w:rPr/>
        <w:t>pr_info("Driver unregistered");</w:t>
      </w:r>
    </w:p>
    <w:p w:rsidR="27D6D9BC" w:rsidP="1944A9E9" w:rsidRDefault="27D6D9BC" w14:paraId="24962BF6" w14:textId="17E58F40">
      <w:pPr>
        <w:pStyle w:val="Normal"/>
        <w:spacing w:after="0" w:afterAutospacing="off"/>
        <w:ind w:left="283"/>
        <w:jc w:val="left"/>
      </w:pPr>
      <w:r w:rsidR="27D6D9BC">
        <w:rPr/>
        <w:t>}</w:t>
      </w:r>
    </w:p>
    <w:p w:rsidR="27D6D9BC" w:rsidP="1944A9E9" w:rsidRDefault="27D6D9BC" w14:paraId="012C7A66" w14:textId="66F69817">
      <w:pPr>
        <w:pStyle w:val="Normal"/>
        <w:spacing w:after="0" w:afterAutospacing="off"/>
        <w:ind w:left="283"/>
        <w:jc w:val="left"/>
      </w:pPr>
      <w:r w:rsidR="27D6D9BC">
        <w:rPr/>
        <w:t xml:space="preserve"> </w:t>
      </w:r>
    </w:p>
    <w:p w:rsidR="27D6D9BC" w:rsidP="1944A9E9" w:rsidRDefault="27D6D9BC" w14:paraId="45C704E4" w14:textId="6929EBF9">
      <w:pPr>
        <w:pStyle w:val="Normal"/>
        <w:spacing w:after="0" w:afterAutospacing="off"/>
        <w:ind w:left="283"/>
        <w:jc w:val="left"/>
      </w:pPr>
      <w:r w:rsidR="27D6D9BC">
        <w:rPr/>
        <w:t>module_init(char_dev_init);</w:t>
      </w:r>
    </w:p>
    <w:p w:rsidR="27D6D9BC" w:rsidP="1944A9E9" w:rsidRDefault="27D6D9BC" w14:paraId="7E3D70EB" w14:textId="56240B5D">
      <w:pPr>
        <w:pStyle w:val="Normal"/>
        <w:spacing w:after="0" w:afterAutospacing="off"/>
        <w:ind w:left="283"/>
        <w:jc w:val="left"/>
      </w:pPr>
      <w:r w:rsidR="27D6D9BC">
        <w:rPr/>
        <w:t>module_exit(char_dev_exit);</w:t>
      </w:r>
    </w:p>
    <w:p w:rsidR="27D6D9BC" w:rsidP="1944A9E9" w:rsidRDefault="27D6D9BC" w14:paraId="4FB8CBCD" w14:textId="757C5F30">
      <w:pPr>
        <w:pStyle w:val="Normal"/>
        <w:spacing w:after="0" w:afterAutospacing="off"/>
        <w:ind w:left="283"/>
        <w:jc w:val="left"/>
      </w:pPr>
      <w:r w:rsidR="27D6D9BC">
        <w:rPr/>
        <w:t xml:space="preserve"> </w:t>
      </w:r>
    </w:p>
    <w:p w:rsidR="27D6D9BC" w:rsidP="1944A9E9" w:rsidRDefault="27D6D9BC" w14:paraId="3913910F" w14:textId="65C52E30">
      <w:pPr>
        <w:pStyle w:val="Normal"/>
        <w:spacing w:after="0" w:afterAutospacing="off"/>
        <w:ind w:left="283"/>
        <w:jc w:val="left"/>
      </w:pPr>
      <w:r w:rsidR="27D6D9BC">
        <w:rPr/>
        <w:t>MODULE_AUTHOR("Sathish ");</w:t>
      </w:r>
    </w:p>
    <w:p w:rsidR="27D6D9BC" w:rsidP="1944A9E9" w:rsidRDefault="27D6D9BC" w14:paraId="102E4795" w14:textId="39C6B02E">
      <w:pPr>
        <w:pStyle w:val="Normal"/>
        <w:spacing w:after="0" w:afterAutospacing="off"/>
        <w:ind w:left="283"/>
        <w:jc w:val="left"/>
      </w:pPr>
      <w:r w:rsidR="27D6D9BC">
        <w:rPr/>
        <w:t>MODULE_DESCRIPTION("Character Device Driver - Test");</w:t>
      </w:r>
    </w:p>
    <w:p w:rsidR="27D6D9BC" w:rsidP="1944A9E9" w:rsidRDefault="27D6D9BC" w14:paraId="0E4E757C" w14:textId="11B2A5F5">
      <w:pPr>
        <w:pStyle w:val="Normal"/>
        <w:spacing w:after="0" w:afterAutospacing="off"/>
        <w:ind w:left="283"/>
        <w:jc w:val="left"/>
      </w:pPr>
      <w:r w:rsidR="27D6D9BC">
        <w:rPr/>
        <w:t>MODULE_LICENSE("GPL");</w:t>
      </w:r>
    </w:p>
    <w:p w:rsidR="27D6D9BC" w:rsidP="1944A9E9" w:rsidRDefault="27D6D9BC" w14:paraId="3FB8EFF7" w14:textId="676B03D1">
      <w:pPr>
        <w:pStyle w:val="Normal"/>
        <w:spacing w:after="0" w:afterAutospacing="off"/>
        <w:ind w:left="283"/>
        <w:jc w:val="left"/>
      </w:pPr>
      <w:r w:rsidR="27D6D9BC">
        <w:rPr/>
        <w:t>/* End of code */</w:t>
      </w:r>
    </w:p>
    <w:p w:rsidR="1944A9E9" w:rsidP="1944A9E9" w:rsidRDefault="1944A9E9" w14:paraId="720509B6" w14:textId="7446F208">
      <w:pPr>
        <w:pStyle w:val="Normal"/>
        <w:spacing w:after="0" w:afterAutospacing="off"/>
        <w:ind w:left="283"/>
        <w:jc w:val="left"/>
      </w:pPr>
    </w:p>
    <w:p w:rsidR="4DF802BB" w:rsidP="1944A9E9" w:rsidRDefault="4DF802BB" w14:paraId="5368BCAF" w14:textId="7CA875AF">
      <w:pPr>
        <w:pStyle w:val="Normal"/>
        <w:spacing w:after="0" w:afterAutospacing="off"/>
        <w:ind w:left="0"/>
        <w:jc w:val="left"/>
        <w:rPr>
          <w:b w:val="1"/>
          <w:bCs w:val="1"/>
          <w:u w:val="single"/>
        </w:rPr>
      </w:pPr>
      <w:r w:rsidRPr="1944A9E9" w:rsidR="4DF802BB">
        <w:rPr>
          <w:b w:val="1"/>
          <w:bCs w:val="1"/>
          <w:u w:val="single"/>
        </w:rPr>
        <w:t>Reader.c</w:t>
      </w:r>
    </w:p>
    <w:p w:rsidR="1944A9E9" w:rsidP="1944A9E9" w:rsidRDefault="1944A9E9" w14:paraId="076673D5" w14:textId="0DF86992">
      <w:pPr>
        <w:pStyle w:val="Normal"/>
        <w:spacing w:after="0" w:afterAutospacing="off"/>
        <w:ind w:left="0"/>
        <w:jc w:val="left"/>
        <w:rPr>
          <w:b w:val="1"/>
          <w:bCs w:val="1"/>
          <w:u w:val="single"/>
        </w:rPr>
      </w:pPr>
    </w:p>
    <w:p w:rsidR="0A21A6D1" w:rsidP="1944A9E9" w:rsidRDefault="0A21A6D1" w14:paraId="3C91A489" w14:textId="330D7FD8">
      <w:pPr>
        <w:pStyle w:val="Normal"/>
        <w:spacing w:after="0" w:afterAutospacing="off"/>
        <w:ind w:left="283"/>
        <w:jc w:val="left"/>
        <w:rPr>
          <w:b w:val="0"/>
          <w:bCs w:val="0"/>
          <w:u w:val="single"/>
        </w:rPr>
      </w:pPr>
      <w:r w:rsidRPr="1944A9E9" w:rsidR="0A21A6D1">
        <w:rPr>
          <w:b w:val="0"/>
          <w:bCs w:val="0"/>
          <w:u w:val="single"/>
        </w:rPr>
        <w:t>#include &lt;</w:t>
      </w:r>
      <w:r w:rsidRPr="1944A9E9" w:rsidR="0A21A6D1">
        <w:rPr>
          <w:b w:val="0"/>
          <w:bCs w:val="0"/>
          <w:u w:val="single"/>
        </w:rPr>
        <w:t>stdio.h</w:t>
      </w:r>
      <w:r w:rsidRPr="1944A9E9" w:rsidR="0A21A6D1">
        <w:rPr>
          <w:b w:val="0"/>
          <w:bCs w:val="0"/>
          <w:u w:val="single"/>
        </w:rPr>
        <w:t>&gt;</w:t>
      </w:r>
    </w:p>
    <w:p w:rsidR="0A21A6D1" w:rsidP="1944A9E9" w:rsidRDefault="0A21A6D1" w14:paraId="7978889C" w14:textId="56296DAF">
      <w:pPr>
        <w:pStyle w:val="Normal"/>
        <w:spacing w:after="0" w:afterAutospacing="off"/>
        <w:ind w:left="283"/>
        <w:jc w:val="left"/>
        <w:rPr>
          <w:b w:val="0"/>
          <w:bCs w:val="0"/>
          <w:u w:val="single"/>
        </w:rPr>
      </w:pPr>
      <w:r w:rsidRPr="1944A9E9" w:rsidR="0A21A6D1">
        <w:rPr>
          <w:b w:val="0"/>
          <w:bCs w:val="0"/>
          <w:u w:val="single"/>
        </w:rPr>
        <w:t>#include &lt;</w:t>
      </w:r>
      <w:r w:rsidRPr="1944A9E9" w:rsidR="0A21A6D1">
        <w:rPr>
          <w:b w:val="0"/>
          <w:bCs w:val="0"/>
          <w:u w:val="single"/>
        </w:rPr>
        <w:t>unistd.h</w:t>
      </w:r>
      <w:r w:rsidRPr="1944A9E9" w:rsidR="0A21A6D1">
        <w:rPr>
          <w:b w:val="0"/>
          <w:bCs w:val="0"/>
          <w:u w:val="single"/>
        </w:rPr>
        <w:t>&gt;</w:t>
      </w:r>
    </w:p>
    <w:p w:rsidR="0A21A6D1" w:rsidP="1944A9E9" w:rsidRDefault="0A21A6D1" w14:paraId="27491F8F" w14:textId="0B29C1DB">
      <w:pPr>
        <w:pStyle w:val="Normal"/>
        <w:spacing w:after="0" w:afterAutospacing="off"/>
        <w:ind w:left="283"/>
        <w:jc w:val="left"/>
        <w:rPr>
          <w:b w:val="0"/>
          <w:bCs w:val="0"/>
          <w:u w:val="single"/>
        </w:rPr>
      </w:pPr>
      <w:r w:rsidRPr="1944A9E9" w:rsidR="0A21A6D1">
        <w:rPr>
          <w:b w:val="0"/>
          <w:bCs w:val="0"/>
          <w:u w:val="single"/>
        </w:rPr>
        <w:t>#include &lt;</w:t>
      </w:r>
      <w:r w:rsidRPr="1944A9E9" w:rsidR="0A21A6D1">
        <w:rPr>
          <w:b w:val="0"/>
          <w:bCs w:val="0"/>
          <w:u w:val="single"/>
        </w:rPr>
        <w:t>fcntl.h</w:t>
      </w:r>
      <w:r w:rsidRPr="1944A9E9" w:rsidR="0A21A6D1">
        <w:rPr>
          <w:b w:val="0"/>
          <w:bCs w:val="0"/>
          <w:u w:val="single"/>
        </w:rPr>
        <w:t>&gt;</w:t>
      </w:r>
    </w:p>
    <w:p w:rsidR="0A21A6D1" w:rsidP="1944A9E9" w:rsidRDefault="0A21A6D1" w14:paraId="29CBCF3B" w14:textId="6C0F2C9E">
      <w:pPr>
        <w:pStyle w:val="Normal"/>
        <w:spacing w:after="0" w:afterAutospacing="off"/>
        <w:ind w:left="283"/>
        <w:jc w:val="left"/>
        <w:rPr>
          <w:b w:val="0"/>
          <w:bCs w:val="0"/>
          <w:u w:val="single"/>
        </w:rPr>
      </w:pPr>
      <w:r w:rsidRPr="1944A9E9" w:rsidR="0A21A6D1">
        <w:rPr>
          <w:b w:val="0"/>
          <w:bCs w:val="0"/>
          <w:u w:val="single"/>
        </w:rPr>
        <w:t>#include &lt;</w:t>
      </w:r>
      <w:r w:rsidRPr="1944A9E9" w:rsidR="0A21A6D1">
        <w:rPr>
          <w:b w:val="0"/>
          <w:bCs w:val="0"/>
          <w:u w:val="single"/>
        </w:rPr>
        <w:t>string.h</w:t>
      </w:r>
      <w:r w:rsidRPr="1944A9E9" w:rsidR="0A21A6D1">
        <w:rPr>
          <w:b w:val="0"/>
          <w:bCs w:val="0"/>
          <w:u w:val="single"/>
        </w:rPr>
        <w:t>&gt;</w:t>
      </w:r>
    </w:p>
    <w:p w:rsidR="0A21A6D1" w:rsidP="1944A9E9" w:rsidRDefault="0A21A6D1" w14:paraId="7B449999" w14:textId="69CFA398">
      <w:pPr>
        <w:pStyle w:val="Normal"/>
        <w:spacing w:after="0" w:afterAutospacing="off"/>
        <w:ind w:left="283"/>
        <w:jc w:val="left"/>
        <w:rPr>
          <w:b w:val="0"/>
          <w:bCs w:val="0"/>
          <w:u w:val="single"/>
        </w:rPr>
      </w:pPr>
      <w:r w:rsidRPr="1944A9E9" w:rsidR="0A21A6D1">
        <w:rPr>
          <w:b w:val="0"/>
          <w:bCs w:val="0"/>
          <w:u w:val="single"/>
        </w:rPr>
        <w:t>#include &lt;</w:t>
      </w:r>
      <w:r w:rsidRPr="1944A9E9" w:rsidR="0A21A6D1">
        <w:rPr>
          <w:b w:val="0"/>
          <w:bCs w:val="0"/>
          <w:u w:val="single"/>
        </w:rPr>
        <w:t>stdlib.h</w:t>
      </w:r>
      <w:r w:rsidRPr="1944A9E9" w:rsidR="0A21A6D1">
        <w:rPr>
          <w:b w:val="0"/>
          <w:bCs w:val="0"/>
          <w:u w:val="single"/>
        </w:rPr>
        <w:t>&gt;</w:t>
      </w:r>
    </w:p>
    <w:p w:rsidR="0A21A6D1" w:rsidP="1944A9E9" w:rsidRDefault="0A21A6D1" w14:paraId="633FACB9" w14:textId="072690BC">
      <w:pPr>
        <w:pStyle w:val="Normal"/>
        <w:spacing w:after="0" w:afterAutospacing="off"/>
        <w:ind w:left="283"/>
        <w:jc w:val="left"/>
        <w:rPr>
          <w:b w:val="0"/>
          <w:bCs w:val="0"/>
          <w:u w:val="single"/>
        </w:rPr>
      </w:pPr>
      <w:r w:rsidRPr="1944A9E9" w:rsidR="0A21A6D1">
        <w:rPr>
          <w:b w:val="0"/>
          <w:bCs w:val="0"/>
          <w:u w:val="single"/>
        </w:rPr>
        <w:t>#include &lt;sys/</w:t>
      </w:r>
      <w:r w:rsidRPr="1944A9E9" w:rsidR="0A21A6D1">
        <w:rPr>
          <w:b w:val="0"/>
          <w:bCs w:val="0"/>
          <w:u w:val="single"/>
        </w:rPr>
        <w:t>types.h</w:t>
      </w:r>
      <w:r w:rsidRPr="1944A9E9" w:rsidR="0A21A6D1">
        <w:rPr>
          <w:b w:val="0"/>
          <w:bCs w:val="0"/>
          <w:u w:val="single"/>
        </w:rPr>
        <w:t>&gt;</w:t>
      </w:r>
    </w:p>
    <w:p w:rsidR="0A21A6D1" w:rsidP="1944A9E9" w:rsidRDefault="0A21A6D1" w14:paraId="18A3D07C" w14:textId="3541BCB4">
      <w:pPr>
        <w:pStyle w:val="Normal"/>
        <w:spacing w:after="0" w:afterAutospacing="off"/>
        <w:ind w:left="283"/>
        <w:jc w:val="left"/>
        <w:rPr>
          <w:b w:val="0"/>
          <w:bCs w:val="0"/>
          <w:u w:val="single"/>
        </w:rPr>
      </w:pPr>
      <w:r w:rsidRPr="1944A9E9" w:rsidR="0A21A6D1">
        <w:rPr>
          <w:b w:val="0"/>
          <w:bCs w:val="0"/>
          <w:u w:val="single"/>
        </w:rPr>
        <w:t xml:space="preserve"> </w:t>
      </w:r>
    </w:p>
    <w:p w:rsidR="0A21A6D1" w:rsidP="1944A9E9" w:rsidRDefault="0A21A6D1" w14:paraId="725EFF14" w14:textId="126FD4A0">
      <w:pPr>
        <w:pStyle w:val="Normal"/>
        <w:spacing w:after="0" w:afterAutospacing="off"/>
        <w:ind w:left="283"/>
        <w:jc w:val="left"/>
        <w:rPr>
          <w:b w:val="0"/>
          <w:bCs w:val="0"/>
          <w:u w:val="single"/>
        </w:rPr>
      </w:pPr>
      <w:r w:rsidRPr="1944A9E9" w:rsidR="0A21A6D1">
        <w:rPr>
          <w:b w:val="0"/>
          <w:bCs w:val="0"/>
          <w:u w:val="single"/>
        </w:rPr>
        <w:t xml:space="preserve">int </w:t>
      </w:r>
      <w:r w:rsidRPr="1944A9E9" w:rsidR="0A21A6D1">
        <w:rPr>
          <w:b w:val="0"/>
          <w:bCs w:val="0"/>
          <w:u w:val="single"/>
        </w:rPr>
        <w:t>main(</w:t>
      </w:r>
      <w:r w:rsidRPr="1944A9E9" w:rsidR="0A21A6D1">
        <w:rPr>
          <w:b w:val="0"/>
          <w:bCs w:val="0"/>
          <w:u w:val="single"/>
        </w:rPr>
        <w:t>)</w:t>
      </w:r>
    </w:p>
    <w:p w:rsidR="0A21A6D1" w:rsidP="1944A9E9" w:rsidRDefault="0A21A6D1" w14:paraId="661A813B" w14:textId="23846EBA">
      <w:pPr>
        <w:pStyle w:val="Normal"/>
        <w:spacing w:after="0" w:afterAutospacing="off"/>
        <w:ind w:left="283"/>
        <w:jc w:val="left"/>
        <w:rPr>
          <w:b w:val="0"/>
          <w:bCs w:val="0"/>
          <w:u w:val="single"/>
        </w:rPr>
      </w:pPr>
      <w:r w:rsidRPr="1944A9E9" w:rsidR="0A21A6D1">
        <w:rPr>
          <w:b w:val="0"/>
          <w:bCs w:val="0"/>
          <w:u w:val="single"/>
        </w:rPr>
        <w:t>{</w:t>
      </w:r>
    </w:p>
    <w:p w:rsidR="0A21A6D1" w:rsidP="1944A9E9" w:rsidRDefault="0A21A6D1" w14:paraId="1F6885FA" w14:textId="62C9C48C">
      <w:pPr>
        <w:pStyle w:val="Normal"/>
        <w:spacing w:after="0" w:afterAutospacing="off"/>
        <w:ind w:left="283"/>
        <w:jc w:val="left"/>
        <w:rPr>
          <w:b w:val="0"/>
          <w:bCs w:val="0"/>
          <w:u w:val="single"/>
        </w:rPr>
      </w:pPr>
      <w:r w:rsidRPr="1944A9E9" w:rsidR="0A21A6D1">
        <w:rPr>
          <w:b w:val="0"/>
          <w:bCs w:val="0"/>
          <w:u w:val="single"/>
        </w:rPr>
        <w:t xml:space="preserve">int </w:t>
      </w:r>
      <w:r w:rsidRPr="1944A9E9" w:rsidR="0A21A6D1">
        <w:rPr>
          <w:b w:val="0"/>
          <w:bCs w:val="0"/>
          <w:u w:val="single"/>
        </w:rPr>
        <w:t>fd,i,ret</w:t>
      </w:r>
      <w:r w:rsidRPr="1944A9E9" w:rsidR="0A21A6D1">
        <w:rPr>
          <w:b w:val="0"/>
          <w:bCs w:val="0"/>
          <w:u w:val="single"/>
        </w:rPr>
        <w:t>;</w:t>
      </w:r>
    </w:p>
    <w:p w:rsidR="0A21A6D1" w:rsidP="1944A9E9" w:rsidRDefault="0A21A6D1" w14:paraId="27A200AA" w14:textId="61B3D338">
      <w:pPr>
        <w:pStyle w:val="Normal"/>
        <w:spacing w:after="0" w:afterAutospacing="off"/>
        <w:ind w:left="283"/>
        <w:jc w:val="left"/>
        <w:rPr>
          <w:b w:val="0"/>
          <w:bCs w:val="0"/>
          <w:u w:val="single"/>
        </w:rPr>
      </w:pPr>
      <w:r w:rsidRPr="1944A9E9" w:rsidR="0A21A6D1">
        <w:rPr>
          <w:b w:val="0"/>
          <w:bCs w:val="0"/>
          <w:u w:val="single"/>
        </w:rPr>
        <w:t xml:space="preserve">char </w:t>
      </w:r>
      <w:r w:rsidRPr="1944A9E9" w:rsidR="0A21A6D1">
        <w:rPr>
          <w:b w:val="0"/>
          <w:bCs w:val="0"/>
          <w:u w:val="single"/>
        </w:rPr>
        <w:t>data[</w:t>
      </w:r>
      <w:r w:rsidRPr="1944A9E9" w:rsidR="0A21A6D1">
        <w:rPr>
          <w:b w:val="0"/>
          <w:bCs w:val="0"/>
          <w:u w:val="single"/>
        </w:rPr>
        <w:t>40];</w:t>
      </w:r>
    </w:p>
    <w:p w:rsidR="0A21A6D1" w:rsidP="1944A9E9" w:rsidRDefault="0A21A6D1" w14:paraId="36E03324" w14:textId="11D91F94">
      <w:pPr>
        <w:pStyle w:val="Normal"/>
        <w:spacing w:after="0" w:afterAutospacing="off"/>
        <w:ind w:left="283"/>
        <w:jc w:val="left"/>
        <w:rPr>
          <w:b w:val="0"/>
          <w:bCs w:val="0"/>
          <w:u w:val="single"/>
        </w:rPr>
      </w:pPr>
      <w:r w:rsidRPr="1944A9E9" w:rsidR="0A21A6D1">
        <w:rPr>
          <w:b w:val="0"/>
          <w:bCs w:val="0"/>
          <w:u w:val="single"/>
        </w:rPr>
        <w:t>unsigned long size;</w:t>
      </w:r>
    </w:p>
    <w:p w:rsidR="0A21A6D1" w:rsidP="1944A9E9" w:rsidRDefault="0A21A6D1" w14:paraId="506A003B" w14:textId="067086B9">
      <w:pPr>
        <w:pStyle w:val="Normal"/>
        <w:spacing w:after="0" w:afterAutospacing="off"/>
        <w:ind w:left="283"/>
        <w:jc w:val="left"/>
        <w:rPr>
          <w:b w:val="0"/>
          <w:bCs w:val="0"/>
          <w:u w:val="single"/>
        </w:rPr>
      </w:pPr>
      <w:r w:rsidRPr="1944A9E9" w:rsidR="0A21A6D1">
        <w:rPr>
          <w:b w:val="0"/>
          <w:bCs w:val="0"/>
          <w:u w:val="single"/>
        </w:rPr>
        <w:t xml:space="preserve"> </w:t>
      </w:r>
    </w:p>
    <w:p w:rsidR="0A21A6D1" w:rsidP="1944A9E9" w:rsidRDefault="0A21A6D1" w14:paraId="3EDD91F9" w14:textId="6FC72368">
      <w:pPr>
        <w:pStyle w:val="Normal"/>
        <w:spacing w:after="0" w:afterAutospacing="off"/>
        <w:ind w:left="283"/>
        <w:jc w:val="left"/>
        <w:rPr>
          <w:b w:val="0"/>
          <w:bCs w:val="0"/>
          <w:u w:val="single"/>
        </w:rPr>
      </w:pPr>
      <w:r w:rsidRPr="1944A9E9" w:rsidR="0A21A6D1">
        <w:rPr>
          <w:b w:val="0"/>
          <w:bCs w:val="0"/>
          <w:u w:val="single"/>
        </w:rPr>
        <w:t>bzero(data,40);</w:t>
      </w:r>
    </w:p>
    <w:p w:rsidR="0A21A6D1" w:rsidP="1944A9E9" w:rsidRDefault="0A21A6D1" w14:paraId="594E4966" w14:textId="2B1C43D9">
      <w:pPr>
        <w:pStyle w:val="Normal"/>
        <w:spacing w:after="0" w:afterAutospacing="off"/>
        <w:ind w:left="283"/>
        <w:jc w:val="left"/>
        <w:rPr>
          <w:b w:val="0"/>
          <w:bCs w:val="0"/>
          <w:u w:val="single"/>
        </w:rPr>
      </w:pPr>
      <w:r w:rsidRPr="1944A9E9" w:rsidR="0A21A6D1">
        <w:rPr>
          <w:b w:val="0"/>
          <w:bCs w:val="0"/>
          <w:u w:val="single"/>
        </w:rPr>
        <w:t xml:space="preserve"> </w:t>
      </w:r>
    </w:p>
    <w:p w:rsidR="0A21A6D1" w:rsidP="1944A9E9" w:rsidRDefault="0A21A6D1" w14:paraId="53D51E3A" w14:textId="7F14283B">
      <w:pPr>
        <w:pStyle w:val="Normal"/>
        <w:spacing w:after="0" w:afterAutospacing="off"/>
        <w:ind w:left="283"/>
        <w:jc w:val="left"/>
        <w:rPr>
          <w:b w:val="0"/>
          <w:bCs w:val="0"/>
          <w:u w:val="single"/>
        </w:rPr>
      </w:pPr>
      <w:r w:rsidRPr="1944A9E9" w:rsidR="0A21A6D1">
        <w:rPr>
          <w:b w:val="0"/>
          <w:bCs w:val="0"/>
          <w:u w:val="single"/>
        </w:rPr>
        <w:t>fd = open("/dev/</w:t>
      </w:r>
      <w:r w:rsidRPr="1944A9E9" w:rsidR="0A21A6D1">
        <w:rPr>
          <w:b w:val="0"/>
          <w:bCs w:val="0"/>
          <w:u w:val="single"/>
        </w:rPr>
        <w:t>bitsilica_device",O_RDWR</w:t>
      </w:r>
      <w:r w:rsidRPr="1944A9E9" w:rsidR="0A21A6D1">
        <w:rPr>
          <w:b w:val="0"/>
          <w:bCs w:val="0"/>
          <w:u w:val="single"/>
        </w:rPr>
        <w:t>);</w:t>
      </w:r>
    </w:p>
    <w:p w:rsidR="0A21A6D1" w:rsidP="1944A9E9" w:rsidRDefault="0A21A6D1" w14:paraId="7291B607" w14:textId="5689C8FD">
      <w:pPr>
        <w:pStyle w:val="Normal"/>
        <w:spacing w:after="0" w:afterAutospacing="off"/>
        <w:ind w:left="283"/>
        <w:jc w:val="left"/>
        <w:rPr>
          <w:b w:val="0"/>
          <w:bCs w:val="0"/>
          <w:u w:val="single"/>
        </w:rPr>
      </w:pPr>
      <w:r w:rsidRPr="1944A9E9" w:rsidR="0A21A6D1">
        <w:rPr>
          <w:b w:val="0"/>
          <w:bCs w:val="0"/>
          <w:u w:val="single"/>
        </w:rPr>
        <w:t>if(</w:t>
      </w:r>
      <w:r w:rsidRPr="1944A9E9" w:rsidR="0A21A6D1">
        <w:rPr>
          <w:b w:val="0"/>
          <w:bCs w:val="0"/>
          <w:u w:val="single"/>
        </w:rPr>
        <w:t>fd</w:t>
      </w:r>
      <w:r w:rsidRPr="1944A9E9" w:rsidR="0A21A6D1">
        <w:rPr>
          <w:b w:val="0"/>
          <w:bCs w:val="0"/>
          <w:u w:val="single"/>
        </w:rPr>
        <w:t xml:space="preserve"> &lt; 0)</w:t>
      </w:r>
    </w:p>
    <w:p w:rsidR="0A21A6D1" w:rsidP="1944A9E9" w:rsidRDefault="0A21A6D1" w14:paraId="11C5FCF2" w14:textId="1746DBD6">
      <w:pPr>
        <w:pStyle w:val="Normal"/>
        <w:spacing w:after="0" w:afterAutospacing="off"/>
        <w:ind w:left="283"/>
        <w:jc w:val="left"/>
        <w:rPr>
          <w:b w:val="0"/>
          <w:bCs w:val="0"/>
          <w:u w:val="single"/>
        </w:rPr>
      </w:pPr>
      <w:r w:rsidRPr="1944A9E9" w:rsidR="0A21A6D1">
        <w:rPr>
          <w:b w:val="0"/>
          <w:bCs w:val="0"/>
          <w:u w:val="single"/>
        </w:rPr>
        <w:t>{</w:t>
      </w:r>
    </w:p>
    <w:p w:rsidR="0A21A6D1" w:rsidP="1944A9E9" w:rsidRDefault="0A21A6D1" w14:paraId="678580F9" w14:textId="7A4E9C62">
      <w:pPr>
        <w:pStyle w:val="Normal"/>
        <w:spacing w:after="0" w:afterAutospacing="off"/>
        <w:ind w:left="283"/>
        <w:jc w:val="left"/>
        <w:rPr>
          <w:b w:val="0"/>
          <w:bCs w:val="0"/>
          <w:u w:val="single"/>
        </w:rPr>
      </w:pPr>
      <w:r w:rsidRPr="1944A9E9" w:rsidR="0A21A6D1">
        <w:rPr>
          <w:b w:val="0"/>
          <w:bCs w:val="0"/>
          <w:u w:val="single"/>
        </w:rPr>
        <w:t>printf("Device Open Failed\n");</w:t>
      </w:r>
    </w:p>
    <w:p w:rsidR="0A21A6D1" w:rsidP="1944A9E9" w:rsidRDefault="0A21A6D1" w14:paraId="78698F0A" w14:textId="6DA82EA3">
      <w:pPr>
        <w:pStyle w:val="Normal"/>
        <w:spacing w:after="0" w:afterAutospacing="off"/>
        <w:ind w:left="283"/>
        <w:jc w:val="left"/>
        <w:rPr>
          <w:b w:val="0"/>
          <w:bCs w:val="0"/>
          <w:u w:val="single"/>
        </w:rPr>
      </w:pPr>
      <w:r w:rsidRPr="1944A9E9" w:rsidR="0A21A6D1">
        <w:rPr>
          <w:b w:val="0"/>
          <w:bCs w:val="0"/>
          <w:u w:val="single"/>
        </w:rPr>
        <w:t>return 1;</w:t>
      </w:r>
    </w:p>
    <w:p w:rsidR="0A21A6D1" w:rsidP="1944A9E9" w:rsidRDefault="0A21A6D1" w14:paraId="64AF1109" w14:textId="1E9263FB">
      <w:pPr>
        <w:pStyle w:val="Normal"/>
        <w:spacing w:after="0" w:afterAutospacing="off"/>
        <w:ind w:left="283"/>
        <w:jc w:val="left"/>
        <w:rPr>
          <w:b w:val="0"/>
          <w:bCs w:val="0"/>
          <w:u w:val="single"/>
        </w:rPr>
      </w:pPr>
      <w:r w:rsidRPr="1944A9E9" w:rsidR="0A21A6D1">
        <w:rPr>
          <w:b w:val="0"/>
          <w:bCs w:val="0"/>
          <w:u w:val="single"/>
        </w:rPr>
        <w:t>}</w:t>
      </w:r>
    </w:p>
    <w:p w:rsidR="0A21A6D1" w:rsidP="1944A9E9" w:rsidRDefault="0A21A6D1" w14:paraId="09EA9DAB" w14:textId="3275A66C">
      <w:pPr>
        <w:pStyle w:val="Normal"/>
        <w:spacing w:after="0" w:afterAutospacing="off"/>
        <w:ind w:left="283"/>
        <w:jc w:val="left"/>
        <w:rPr>
          <w:b w:val="0"/>
          <w:bCs w:val="0"/>
          <w:u w:val="single"/>
        </w:rPr>
      </w:pPr>
      <w:r w:rsidRPr="1944A9E9" w:rsidR="0A21A6D1">
        <w:rPr>
          <w:b w:val="0"/>
          <w:bCs w:val="0"/>
          <w:u w:val="single"/>
        </w:rPr>
        <w:t xml:space="preserve"> </w:t>
      </w:r>
    </w:p>
    <w:p w:rsidR="0A21A6D1" w:rsidP="1944A9E9" w:rsidRDefault="0A21A6D1" w14:paraId="335D7A7E" w14:textId="3693BAC9">
      <w:pPr>
        <w:pStyle w:val="Normal"/>
        <w:spacing w:after="0" w:afterAutospacing="off"/>
        <w:ind w:left="283"/>
        <w:jc w:val="left"/>
        <w:rPr>
          <w:b w:val="0"/>
          <w:bCs w:val="0"/>
          <w:u w:val="single"/>
        </w:rPr>
      </w:pPr>
      <w:r w:rsidRPr="1944A9E9" w:rsidR="0A21A6D1">
        <w:rPr>
          <w:b w:val="0"/>
          <w:bCs w:val="0"/>
          <w:u w:val="single"/>
        </w:rPr>
        <w:t>if( (ret = read(</w:t>
      </w:r>
      <w:r w:rsidRPr="1944A9E9" w:rsidR="0A21A6D1">
        <w:rPr>
          <w:b w:val="0"/>
          <w:bCs w:val="0"/>
          <w:u w:val="single"/>
        </w:rPr>
        <w:t>fd,data</w:t>
      </w:r>
      <w:r w:rsidRPr="1944A9E9" w:rsidR="0A21A6D1">
        <w:rPr>
          <w:b w:val="0"/>
          <w:bCs w:val="0"/>
          <w:u w:val="single"/>
        </w:rPr>
        <w:t>,40)) &lt; 0)</w:t>
      </w:r>
    </w:p>
    <w:p w:rsidR="0A21A6D1" w:rsidP="1944A9E9" w:rsidRDefault="0A21A6D1" w14:paraId="79CDD419" w14:textId="7265A839">
      <w:pPr>
        <w:pStyle w:val="Normal"/>
        <w:spacing w:after="0" w:afterAutospacing="off"/>
        <w:ind w:left="283"/>
        <w:jc w:val="left"/>
        <w:rPr>
          <w:b w:val="0"/>
          <w:bCs w:val="0"/>
          <w:u w:val="single"/>
        </w:rPr>
      </w:pPr>
      <w:r w:rsidRPr="1944A9E9" w:rsidR="0A21A6D1">
        <w:rPr>
          <w:b w:val="0"/>
          <w:bCs w:val="0"/>
          <w:u w:val="single"/>
        </w:rPr>
        <w:t>{</w:t>
      </w:r>
    </w:p>
    <w:p w:rsidR="0A21A6D1" w:rsidP="1944A9E9" w:rsidRDefault="0A21A6D1" w14:paraId="12E351E2" w14:textId="1E7A4956">
      <w:pPr>
        <w:pStyle w:val="Normal"/>
        <w:spacing w:after="0" w:afterAutospacing="off"/>
        <w:ind w:left="283"/>
        <w:jc w:val="left"/>
        <w:rPr>
          <w:b w:val="0"/>
          <w:bCs w:val="0"/>
          <w:u w:val="single"/>
        </w:rPr>
      </w:pPr>
      <w:r w:rsidRPr="1944A9E9" w:rsidR="0A21A6D1">
        <w:rPr>
          <w:b w:val="0"/>
          <w:bCs w:val="0"/>
          <w:u w:val="single"/>
        </w:rPr>
        <w:t xml:space="preserve"> </w:t>
      </w:r>
    </w:p>
    <w:p w:rsidR="0A21A6D1" w:rsidP="1944A9E9" w:rsidRDefault="0A21A6D1" w14:paraId="1AFED55A" w14:textId="099EE9FF">
      <w:pPr>
        <w:pStyle w:val="Normal"/>
        <w:spacing w:after="0" w:afterAutospacing="off"/>
        <w:ind w:left="283"/>
        <w:jc w:val="left"/>
        <w:rPr>
          <w:b w:val="0"/>
          <w:bCs w:val="0"/>
          <w:u w:val="single"/>
        </w:rPr>
      </w:pPr>
      <w:r w:rsidRPr="1944A9E9" w:rsidR="0A21A6D1">
        <w:rPr>
          <w:b w:val="0"/>
          <w:bCs w:val="0"/>
          <w:u w:val="single"/>
        </w:rPr>
        <w:t>printf("Bytes Read %s \</w:t>
      </w:r>
      <w:r w:rsidRPr="1944A9E9" w:rsidR="0A21A6D1">
        <w:rPr>
          <w:b w:val="0"/>
          <w:bCs w:val="0"/>
          <w:u w:val="single"/>
        </w:rPr>
        <w:t>n",data</w:t>
      </w:r>
      <w:r w:rsidRPr="1944A9E9" w:rsidR="0A21A6D1">
        <w:rPr>
          <w:b w:val="0"/>
          <w:bCs w:val="0"/>
          <w:u w:val="single"/>
        </w:rPr>
        <w:t>);</w:t>
      </w:r>
    </w:p>
    <w:p w:rsidR="0A21A6D1" w:rsidP="1944A9E9" w:rsidRDefault="0A21A6D1" w14:paraId="2206E63A" w14:textId="25C09485">
      <w:pPr>
        <w:pStyle w:val="Normal"/>
        <w:spacing w:after="0" w:afterAutospacing="off"/>
        <w:ind w:left="283"/>
        <w:jc w:val="left"/>
        <w:rPr>
          <w:b w:val="0"/>
          <w:bCs w:val="0"/>
          <w:u w:val="single"/>
        </w:rPr>
      </w:pPr>
      <w:r w:rsidRPr="1944A9E9" w:rsidR="0A21A6D1">
        <w:rPr>
          <w:b w:val="0"/>
          <w:bCs w:val="0"/>
          <w:u w:val="single"/>
        </w:rPr>
        <w:t xml:space="preserve">        }   </w:t>
      </w:r>
    </w:p>
    <w:p w:rsidR="0A21A6D1" w:rsidP="1944A9E9" w:rsidRDefault="0A21A6D1" w14:paraId="4FD8CE7C" w14:textId="240BC66C">
      <w:pPr>
        <w:pStyle w:val="Normal"/>
        <w:spacing w:after="0" w:afterAutospacing="off"/>
        <w:ind w:left="283"/>
        <w:jc w:val="left"/>
        <w:rPr>
          <w:b w:val="0"/>
          <w:bCs w:val="0"/>
          <w:u w:val="single"/>
        </w:rPr>
      </w:pPr>
      <w:r w:rsidRPr="1944A9E9" w:rsidR="0A21A6D1">
        <w:rPr>
          <w:b w:val="0"/>
          <w:bCs w:val="0"/>
          <w:u w:val="single"/>
        </w:rPr>
        <w:t xml:space="preserve">         </w:t>
      </w:r>
      <w:r w:rsidRPr="1944A9E9" w:rsidR="0A21A6D1">
        <w:rPr>
          <w:b w:val="0"/>
          <w:bCs w:val="0"/>
          <w:u w:val="single"/>
        </w:rPr>
        <w:t>printf</w:t>
      </w:r>
      <w:r w:rsidRPr="1944A9E9" w:rsidR="0A21A6D1">
        <w:rPr>
          <w:b w:val="0"/>
          <w:bCs w:val="0"/>
          <w:u w:val="single"/>
        </w:rPr>
        <w:t>("Read data = %</w:t>
      </w:r>
      <w:r w:rsidRPr="1944A9E9" w:rsidR="0A21A6D1">
        <w:rPr>
          <w:b w:val="0"/>
          <w:bCs w:val="0"/>
          <w:u w:val="single"/>
        </w:rPr>
        <w:t>s",data</w:t>
      </w:r>
      <w:r w:rsidRPr="1944A9E9" w:rsidR="0A21A6D1">
        <w:rPr>
          <w:b w:val="0"/>
          <w:bCs w:val="0"/>
          <w:u w:val="single"/>
        </w:rPr>
        <w:t>);</w:t>
      </w:r>
      <w:r>
        <w:tab/>
      </w:r>
    </w:p>
    <w:p w:rsidR="0A21A6D1" w:rsidP="1944A9E9" w:rsidRDefault="0A21A6D1" w14:paraId="4E2422F7" w14:textId="2F09AC42">
      <w:pPr>
        <w:pStyle w:val="Normal"/>
        <w:spacing w:after="0" w:afterAutospacing="off"/>
        <w:ind w:left="283"/>
        <w:jc w:val="left"/>
        <w:rPr>
          <w:b w:val="0"/>
          <w:bCs w:val="0"/>
          <w:u w:val="single"/>
        </w:rPr>
      </w:pPr>
      <w:r w:rsidRPr="1944A9E9" w:rsidR="0A21A6D1">
        <w:rPr>
          <w:b w:val="0"/>
          <w:bCs w:val="0"/>
          <w:u w:val="single"/>
        </w:rPr>
        <w:t>close(</w:t>
      </w:r>
      <w:r w:rsidRPr="1944A9E9" w:rsidR="0A21A6D1">
        <w:rPr>
          <w:b w:val="0"/>
          <w:bCs w:val="0"/>
          <w:u w:val="single"/>
        </w:rPr>
        <w:t>fd</w:t>
      </w:r>
      <w:r w:rsidRPr="1944A9E9" w:rsidR="0A21A6D1">
        <w:rPr>
          <w:b w:val="0"/>
          <w:bCs w:val="0"/>
          <w:u w:val="single"/>
        </w:rPr>
        <w:t>);</w:t>
      </w:r>
    </w:p>
    <w:p w:rsidR="0A21A6D1" w:rsidP="1944A9E9" w:rsidRDefault="0A21A6D1" w14:paraId="62D9E9D6" w14:textId="55040A52">
      <w:pPr>
        <w:pStyle w:val="Normal"/>
        <w:spacing w:after="0" w:afterAutospacing="off"/>
        <w:ind w:left="283"/>
        <w:jc w:val="left"/>
        <w:rPr>
          <w:b w:val="0"/>
          <w:bCs w:val="0"/>
          <w:u w:val="single"/>
        </w:rPr>
      </w:pPr>
      <w:r w:rsidRPr="1944A9E9" w:rsidR="0A21A6D1">
        <w:rPr>
          <w:b w:val="0"/>
          <w:bCs w:val="0"/>
          <w:u w:val="single"/>
        </w:rPr>
        <w:t>}</w:t>
      </w:r>
      <w:r>
        <w:tab/>
      </w:r>
    </w:p>
    <w:p w:rsidR="1944A9E9" w:rsidP="1944A9E9" w:rsidRDefault="1944A9E9" w14:paraId="28770ADC" w14:textId="298F1083">
      <w:pPr>
        <w:pStyle w:val="Normal"/>
        <w:spacing w:after="0" w:afterAutospacing="off"/>
        <w:ind w:left="0"/>
        <w:jc w:val="left"/>
        <w:rPr>
          <w:b w:val="1"/>
          <w:bCs w:val="1"/>
          <w:u w:val="single"/>
        </w:rPr>
      </w:pPr>
    </w:p>
    <w:p w:rsidR="0A21A6D1" w:rsidP="1944A9E9" w:rsidRDefault="0A21A6D1" w14:paraId="3D04702D" w14:textId="69978641">
      <w:pPr>
        <w:pStyle w:val="Normal"/>
        <w:spacing w:after="0" w:afterAutospacing="off"/>
        <w:ind w:left="0"/>
        <w:jc w:val="left"/>
        <w:rPr>
          <w:b w:val="1"/>
          <w:bCs w:val="1"/>
          <w:u w:val="single"/>
        </w:rPr>
      </w:pPr>
      <w:r w:rsidRPr="1944A9E9" w:rsidR="0A21A6D1">
        <w:rPr>
          <w:b w:val="1"/>
          <w:bCs w:val="1"/>
          <w:u w:val="single"/>
        </w:rPr>
        <w:t>Writer.c</w:t>
      </w:r>
    </w:p>
    <w:p w:rsidR="1944A9E9" w:rsidP="1944A9E9" w:rsidRDefault="1944A9E9" w14:paraId="350FA6C3" w14:textId="63433B19">
      <w:pPr>
        <w:pStyle w:val="Normal"/>
        <w:spacing w:after="0" w:afterAutospacing="off"/>
        <w:ind w:left="283"/>
        <w:jc w:val="left"/>
        <w:rPr>
          <w:b w:val="0"/>
          <w:bCs w:val="0"/>
          <w:u w:val="single"/>
        </w:rPr>
      </w:pPr>
    </w:p>
    <w:p w:rsidR="1E4414B3" w:rsidP="1944A9E9" w:rsidRDefault="1E4414B3" w14:paraId="47FE7213" w14:textId="346BEE8C">
      <w:pPr>
        <w:pStyle w:val="Normal"/>
        <w:spacing w:after="0" w:afterAutospacing="off"/>
        <w:ind w:left="283"/>
        <w:jc w:val="left"/>
        <w:rPr>
          <w:b w:val="0"/>
          <w:bCs w:val="0"/>
          <w:u w:val="single"/>
        </w:rPr>
      </w:pPr>
      <w:r w:rsidRPr="1944A9E9" w:rsidR="1E4414B3">
        <w:rPr>
          <w:b w:val="0"/>
          <w:bCs w:val="0"/>
          <w:u w:val="single"/>
        </w:rPr>
        <w:t>#include &lt;</w:t>
      </w:r>
      <w:r w:rsidRPr="1944A9E9" w:rsidR="1E4414B3">
        <w:rPr>
          <w:b w:val="0"/>
          <w:bCs w:val="0"/>
          <w:u w:val="single"/>
        </w:rPr>
        <w:t>stdio.h</w:t>
      </w:r>
      <w:r w:rsidRPr="1944A9E9" w:rsidR="1E4414B3">
        <w:rPr>
          <w:b w:val="0"/>
          <w:bCs w:val="0"/>
          <w:u w:val="single"/>
        </w:rPr>
        <w:t>&gt;</w:t>
      </w:r>
    </w:p>
    <w:p w:rsidR="1E4414B3" w:rsidP="1944A9E9" w:rsidRDefault="1E4414B3" w14:paraId="4F1BBC2E" w14:textId="09D147C3">
      <w:pPr>
        <w:pStyle w:val="Normal"/>
        <w:spacing w:after="0" w:afterAutospacing="off"/>
        <w:ind w:left="283"/>
        <w:jc w:val="left"/>
        <w:rPr>
          <w:b w:val="0"/>
          <w:bCs w:val="0"/>
          <w:u w:val="single"/>
        </w:rPr>
      </w:pPr>
      <w:r w:rsidRPr="1944A9E9" w:rsidR="1E4414B3">
        <w:rPr>
          <w:b w:val="0"/>
          <w:bCs w:val="0"/>
          <w:u w:val="single"/>
        </w:rPr>
        <w:t>#include &lt;</w:t>
      </w:r>
      <w:r w:rsidRPr="1944A9E9" w:rsidR="1E4414B3">
        <w:rPr>
          <w:b w:val="0"/>
          <w:bCs w:val="0"/>
          <w:u w:val="single"/>
        </w:rPr>
        <w:t>unistd.h</w:t>
      </w:r>
      <w:r w:rsidRPr="1944A9E9" w:rsidR="1E4414B3">
        <w:rPr>
          <w:b w:val="0"/>
          <w:bCs w:val="0"/>
          <w:u w:val="single"/>
        </w:rPr>
        <w:t>&gt;</w:t>
      </w:r>
    </w:p>
    <w:p w:rsidR="1E4414B3" w:rsidP="1944A9E9" w:rsidRDefault="1E4414B3" w14:paraId="3C418ABB" w14:textId="59A692E6">
      <w:pPr>
        <w:pStyle w:val="Normal"/>
        <w:spacing w:after="0" w:afterAutospacing="off"/>
        <w:ind w:left="283"/>
        <w:jc w:val="left"/>
        <w:rPr>
          <w:b w:val="0"/>
          <w:bCs w:val="0"/>
          <w:u w:val="single"/>
        </w:rPr>
      </w:pPr>
      <w:r w:rsidRPr="1944A9E9" w:rsidR="1E4414B3">
        <w:rPr>
          <w:b w:val="0"/>
          <w:bCs w:val="0"/>
          <w:u w:val="single"/>
        </w:rPr>
        <w:t>#include &lt;</w:t>
      </w:r>
      <w:r w:rsidRPr="1944A9E9" w:rsidR="1E4414B3">
        <w:rPr>
          <w:b w:val="0"/>
          <w:bCs w:val="0"/>
          <w:u w:val="single"/>
        </w:rPr>
        <w:t>fcntl.h</w:t>
      </w:r>
      <w:r w:rsidRPr="1944A9E9" w:rsidR="1E4414B3">
        <w:rPr>
          <w:b w:val="0"/>
          <w:bCs w:val="0"/>
          <w:u w:val="single"/>
        </w:rPr>
        <w:t>&gt;</w:t>
      </w:r>
    </w:p>
    <w:p w:rsidR="1E4414B3" w:rsidP="1944A9E9" w:rsidRDefault="1E4414B3" w14:paraId="7848EA16" w14:textId="319C9198">
      <w:pPr>
        <w:pStyle w:val="Normal"/>
        <w:spacing w:after="0" w:afterAutospacing="off"/>
        <w:ind w:left="283"/>
        <w:jc w:val="left"/>
        <w:rPr>
          <w:b w:val="0"/>
          <w:bCs w:val="0"/>
          <w:u w:val="single"/>
        </w:rPr>
      </w:pPr>
      <w:r w:rsidRPr="1944A9E9" w:rsidR="1E4414B3">
        <w:rPr>
          <w:b w:val="0"/>
          <w:bCs w:val="0"/>
          <w:u w:val="single"/>
        </w:rPr>
        <w:t>#include &lt;</w:t>
      </w:r>
      <w:r w:rsidRPr="1944A9E9" w:rsidR="1E4414B3">
        <w:rPr>
          <w:b w:val="0"/>
          <w:bCs w:val="0"/>
          <w:u w:val="single"/>
        </w:rPr>
        <w:t>string.h</w:t>
      </w:r>
      <w:r w:rsidRPr="1944A9E9" w:rsidR="1E4414B3">
        <w:rPr>
          <w:b w:val="0"/>
          <w:bCs w:val="0"/>
          <w:u w:val="single"/>
        </w:rPr>
        <w:t>&gt;</w:t>
      </w:r>
    </w:p>
    <w:p w:rsidR="1E4414B3" w:rsidP="1944A9E9" w:rsidRDefault="1E4414B3" w14:paraId="3084FB3E" w14:textId="3B77B10E">
      <w:pPr>
        <w:pStyle w:val="Normal"/>
        <w:spacing w:after="0" w:afterAutospacing="off"/>
        <w:ind w:left="283"/>
        <w:jc w:val="left"/>
        <w:rPr>
          <w:b w:val="0"/>
          <w:bCs w:val="0"/>
          <w:u w:val="single"/>
        </w:rPr>
      </w:pPr>
      <w:r w:rsidRPr="1944A9E9" w:rsidR="1E4414B3">
        <w:rPr>
          <w:b w:val="0"/>
          <w:bCs w:val="0"/>
          <w:u w:val="single"/>
        </w:rPr>
        <w:t>#include &lt;</w:t>
      </w:r>
      <w:r w:rsidRPr="1944A9E9" w:rsidR="1E4414B3">
        <w:rPr>
          <w:b w:val="0"/>
          <w:bCs w:val="0"/>
          <w:u w:val="single"/>
        </w:rPr>
        <w:t>stdlib.h</w:t>
      </w:r>
      <w:r w:rsidRPr="1944A9E9" w:rsidR="1E4414B3">
        <w:rPr>
          <w:b w:val="0"/>
          <w:bCs w:val="0"/>
          <w:u w:val="single"/>
        </w:rPr>
        <w:t>&gt;</w:t>
      </w:r>
    </w:p>
    <w:p w:rsidR="1E4414B3" w:rsidP="1944A9E9" w:rsidRDefault="1E4414B3" w14:paraId="5AF6A1C3" w14:textId="23D23158">
      <w:pPr>
        <w:pStyle w:val="Normal"/>
        <w:spacing w:after="0" w:afterAutospacing="off"/>
        <w:ind w:left="283"/>
        <w:jc w:val="left"/>
        <w:rPr>
          <w:b w:val="0"/>
          <w:bCs w:val="0"/>
          <w:u w:val="single"/>
        </w:rPr>
      </w:pPr>
      <w:r w:rsidRPr="1944A9E9" w:rsidR="1E4414B3">
        <w:rPr>
          <w:b w:val="0"/>
          <w:bCs w:val="0"/>
          <w:u w:val="single"/>
        </w:rPr>
        <w:t>#include &lt;sys/</w:t>
      </w:r>
      <w:r w:rsidRPr="1944A9E9" w:rsidR="1E4414B3">
        <w:rPr>
          <w:b w:val="0"/>
          <w:bCs w:val="0"/>
          <w:u w:val="single"/>
        </w:rPr>
        <w:t>types.h</w:t>
      </w:r>
      <w:r w:rsidRPr="1944A9E9" w:rsidR="1E4414B3">
        <w:rPr>
          <w:b w:val="0"/>
          <w:bCs w:val="0"/>
          <w:u w:val="single"/>
        </w:rPr>
        <w:t>&gt;</w:t>
      </w:r>
    </w:p>
    <w:p w:rsidR="1E4414B3" w:rsidP="1944A9E9" w:rsidRDefault="1E4414B3" w14:paraId="6DD4CB90" w14:textId="7D0E8A85">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754F351D" w14:textId="5051F27B">
      <w:pPr>
        <w:pStyle w:val="Normal"/>
        <w:spacing w:after="0" w:afterAutospacing="off"/>
        <w:ind w:left="283"/>
        <w:jc w:val="left"/>
        <w:rPr>
          <w:b w:val="0"/>
          <w:bCs w:val="0"/>
          <w:u w:val="single"/>
        </w:rPr>
      </w:pPr>
      <w:r w:rsidRPr="1944A9E9" w:rsidR="1E4414B3">
        <w:rPr>
          <w:b w:val="0"/>
          <w:bCs w:val="0"/>
          <w:u w:val="single"/>
        </w:rPr>
        <w:t xml:space="preserve">int </w:t>
      </w:r>
      <w:r w:rsidRPr="1944A9E9" w:rsidR="1E4414B3">
        <w:rPr>
          <w:b w:val="0"/>
          <w:bCs w:val="0"/>
          <w:u w:val="single"/>
        </w:rPr>
        <w:t>main(</w:t>
      </w:r>
      <w:r w:rsidRPr="1944A9E9" w:rsidR="1E4414B3">
        <w:rPr>
          <w:b w:val="0"/>
          <w:bCs w:val="0"/>
          <w:u w:val="single"/>
        </w:rPr>
        <w:t>)</w:t>
      </w:r>
    </w:p>
    <w:p w:rsidR="1E4414B3" w:rsidP="1944A9E9" w:rsidRDefault="1E4414B3" w14:paraId="2BBC9895" w14:textId="42E34B1C">
      <w:pPr>
        <w:pStyle w:val="Normal"/>
        <w:spacing w:after="0" w:afterAutospacing="off"/>
        <w:ind w:left="283"/>
        <w:jc w:val="left"/>
        <w:rPr>
          <w:b w:val="0"/>
          <w:bCs w:val="0"/>
          <w:u w:val="single"/>
        </w:rPr>
      </w:pPr>
      <w:r w:rsidRPr="1944A9E9" w:rsidR="1E4414B3">
        <w:rPr>
          <w:b w:val="0"/>
          <w:bCs w:val="0"/>
          <w:u w:val="single"/>
        </w:rPr>
        <w:t>{</w:t>
      </w:r>
    </w:p>
    <w:p w:rsidR="1E4414B3" w:rsidP="1944A9E9" w:rsidRDefault="1E4414B3" w14:paraId="0E083F33" w14:textId="4CFE4490">
      <w:pPr>
        <w:pStyle w:val="Normal"/>
        <w:spacing w:after="0" w:afterAutospacing="off"/>
        <w:ind w:left="283"/>
        <w:jc w:val="left"/>
        <w:rPr>
          <w:b w:val="0"/>
          <w:bCs w:val="0"/>
          <w:u w:val="single"/>
        </w:rPr>
      </w:pPr>
      <w:r w:rsidRPr="1944A9E9" w:rsidR="1E4414B3">
        <w:rPr>
          <w:b w:val="0"/>
          <w:bCs w:val="0"/>
          <w:u w:val="single"/>
        </w:rPr>
        <w:t xml:space="preserve">int </w:t>
      </w:r>
      <w:r w:rsidRPr="1944A9E9" w:rsidR="1E4414B3">
        <w:rPr>
          <w:b w:val="0"/>
          <w:bCs w:val="0"/>
          <w:u w:val="single"/>
        </w:rPr>
        <w:t>fd,i</w:t>
      </w:r>
      <w:r w:rsidRPr="1944A9E9" w:rsidR="1E4414B3">
        <w:rPr>
          <w:b w:val="0"/>
          <w:bCs w:val="0"/>
          <w:u w:val="single"/>
        </w:rPr>
        <w:t>;</w:t>
      </w:r>
    </w:p>
    <w:p w:rsidR="1E4414B3" w:rsidP="1944A9E9" w:rsidRDefault="1E4414B3" w14:paraId="1264043F" w14:textId="3C287EDA">
      <w:pPr>
        <w:pStyle w:val="Normal"/>
        <w:spacing w:after="0" w:afterAutospacing="off"/>
        <w:ind w:left="283"/>
        <w:jc w:val="left"/>
        <w:rPr>
          <w:b w:val="0"/>
          <w:bCs w:val="0"/>
          <w:u w:val="single"/>
        </w:rPr>
      </w:pPr>
      <w:r w:rsidRPr="1944A9E9" w:rsidR="1E4414B3">
        <w:rPr>
          <w:b w:val="0"/>
          <w:bCs w:val="0"/>
          <w:u w:val="single"/>
        </w:rPr>
        <w:t xml:space="preserve">char </w:t>
      </w:r>
      <w:r w:rsidRPr="1944A9E9" w:rsidR="1E4414B3">
        <w:rPr>
          <w:b w:val="0"/>
          <w:bCs w:val="0"/>
          <w:u w:val="single"/>
        </w:rPr>
        <w:t>data[</w:t>
      </w:r>
      <w:r w:rsidRPr="1944A9E9" w:rsidR="1E4414B3">
        <w:rPr>
          <w:b w:val="0"/>
          <w:bCs w:val="0"/>
          <w:u w:val="single"/>
        </w:rPr>
        <w:t>40];</w:t>
      </w:r>
    </w:p>
    <w:p w:rsidR="1E4414B3" w:rsidP="1944A9E9" w:rsidRDefault="1E4414B3" w14:paraId="5EC7E37A" w14:textId="36168EED">
      <w:pPr>
        <w:pStyle w:val="Normal"/>
        <w:spacing w:after="0" w:afterAutospacing="off"/>
        <w:ind w:left="283"/>
        <w:jc w:val="left"/>
        <w:rPr>
          <w:b w:val="0"/>
          <w:bCs w:val="0"/>
          <w:u w:val="single"/>
        </w:rPr>
      </w:pPr>
      <w:r w:rsidRPr="1944A9E9" w:rsidR="1E4414B3">
        <w:rPr>
          <w:b w:val="0"/>
          <w:bCs w:val="0"/>
          <w:u w:val="single"/>
        </w:rPr>
        <w:t>unsigned long size;</w:t>
      </w:r>
    </w:p>
    <w:p w:rsidR="1E4414B3" w:rsidP="1944A9E9" w:rsidRDefault="1E4414B3" w14:paraId="4CF9F2CD" w14:textId="6BE672B6">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5C85EBC3" w14:textId="69857A38">
      <w:pPr>
        <w:pStyle w:val="Normal"/>
        <w:spacing w:after="0" w:afterAutospacing="off"/>
        <w:ind w:left="283"/>
        <w:jc w:val="left"/>
        <w:rPr>
          <w:b w:val="0"/>
          <w:bCs w:val="0"/>
          <w:u w:val="single"/>
        </w:rPr>
      </w:pPr>
      <w:r w:rsidRPr="1944A9E9" w:rsidR="1E4414B3">
        <w:rPr>
          <w:b w:val="0"/>
          <w:bCs w:val="0"/>
          <w:u w:val="single"/>
        </w:rPr>
        <w:t>strcpy(</w:t>
      </w:r>
      <w:r w:rsidRPr="1944A9E9" w:rsidR="1E4414B3">
        <w:rPr>
          <w:b w:val="0"/>
          <w:bCs w:val="0"/>
          <w:u w:val="single"/>
        </w:rPr>
        <w:t>data,"Welcome</w:t>
      </w:r>
      <w:r w:rsidRPr="1944A9E9" w:rsidR="1E4414B3">
        <w:rPr>
          <w:b w:val="0"/>
          <w:bCs w:val="0"/>
          <w:u w:val="single"/>
        </w:rPr>
        <w:t xml:space="preserve"> to </w:t>
      </w:r>
      <w:r w:rsidRPr="1944A9E9" w:rsidR="1E4414B3">
        <w:rPr>
          <w:b w:val="0"/>
          <w:bCs w:val="0"/>
          <w:u w:val="single"/>
        </w:rPr>
        <w:t>BitSilica</w:t>
      </w:r>
      <w:r w:rsidRPr="1944A9E9" w:rsidR="1E4414B3">
        <w:rPr>
          <w:b w:val="0"/>
          <w:bCs w:val="0"/>
          <w:u w:val="single"/>
        </w:rPr>
        <w:t>\n");</w:t>
      </w:r>
    </w:p>
    <w:p w:rsidR="1E4414B3" w:rsidP="1944A9E9" w:rsidRDefault="1E4414B3" w14:paraId="74964211" w14:textId="442420E7">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5356E0EE" w14:textId="5BD36E0C">
      <w:pPr>
        <w:pStyle w:val="Normal"/>
        <w:spacing w:after="0" w:afterAutospacing="off"/>
        <w:ind w:left="283"/>
        <w:jc w:val="left"/>
        <w:rPr>
          <w:b w:val="0"/>
          <w:bCs w:val="0"/>
          <w:u w:val="single"/>
        </w:rPr>
      </w:pPr>
      <w:r w:rsidRPr="1944A9E9" w:rsidR="1E4414B3">
        <w:rPr>
          <w:b w:val="0"/>
          <w:bCs w:val="0"/>
          <w:u w:val="single"/>
        </w:rPr>
        <w:t>fd = open("/dev/</w:t>
      </w:r>
      <w:r w:rsidRPr="1944A9E9" w:rsidR="1E4414B3">
        <w:rPr>
          <w:b w:val="0"/>
          <w:bCs w:val="0"/>
          <w:u w:val="single"/>
        </w:rPr>
        <w:t>bitsilica_device",O_RDWR</w:t>
      </w:r>
      <w:r w:rsidRPr="1944A9E9" w:rsidR="1E4414B3">
        <w:rPr>
          <w:b w:val="0"/>
          <w:bCs w:val="0"/>
          <w:u w:val="single"/>
        </w:rPr>
        <w:t>);</w:t>
      </w:r>
    </w:p>
    <w:p w:rsidR="1E4414B3" w:rsidP="1944A9E9" w:rsidRDefault="1E4414B3" w14:paraId="20183400" w14:textId="5B01EB66">
      <w:pPr>
        <w:pStyle w:val="Normal"/>
        <w:spacing w:after="0" w:afterAutospacing="off"/>
        <w:ind w:left="283"/>
        <w:jc w:val="left"/>
        <w:rPr>
          <w:b w:val="0"/>
          <w:bCs w:val="0"/>
          <w:u w:val="single"/>
        </w:rPr>
      </w:pPr>
      <w:r w:rsidRPr="1944A9E9" w:rsidR="1E4414B3">
        <w:rPr>
          <w:b w:val="0"/>
          <w:bCs w:val="0"/>
          <w:u w:val="single"/>
        </w:rPr>
        <w:t>if(</w:t>
      </w:r>
      <w:r w:rsidRPr="1944A9E9" w:rsidR="1E4414B3">
        <w:rPr>
          <w:b w:val="0"/>
          <w:bCs w:val="0"/>
          <w:u w:val="single"/>
        </w:rPr>
        <w:t>fd</w:t>
      </w:r>
      <w:r w:rsidRPr="1944A9E9" w:rsidR="1E4414B3">
        <w:rPr>
          <w:b w:val="0"/>
          <w:bCs w:val="0"/>
          <w:u w:val="single"/>
        </w:rPr>
        <w:t xml:space="preserve"> &lt; 0)</w:t>
      </w:r>
    </w:p>
    <w:p w:rsidR="1E4414B3" w:rsidP="1944A9E9" w:rsidRDefault="1E4414B3" w14:paraId="23EEA88F" w14:textId="7D7F5547">
      <w:pPr>
        <w:pStyle w:val="Normal"/>
        <w:spacing w:after="0" w:afterAutospacing="off"/>
        <w:ind w:left="283"/>
        <w:jc w:val="left"/>
        <w:rPr>
          <w:b w:val="0"/>
          <w:bCs w:val="0"/>
          <w:u w:val="single"/>
        </w:rPr>
      </w:pPr>
      <w:r w:rsidRPr="1944A9E9" w:rsidR="1E4414B3">
        <w:rPr>
          <w:b w:val="0"/>
          <w:bCs w:val="0"/>
          <w:u w:val="single"/>
        </w:rPr>
        <w:t>{</w:t>
      </w:r>
    </w:p>
    <w:p w:rsidR="1E4414B3" w:rsidP="1944A9E9" w:rsidRDefault="1E4414B3" w14:paraId="7CA79D8E" w14:textId="1AD59EC6">
      <w:pPr>
        <w:pStyle w:val="Normal"/>
        <w:spacing w:after="0" w:afterAutospacing="off"/>
        <w:ind w:left="283"/>
        <w:jc w:val="left"/>
        <w:rPr>
          <w:b w:val="0"/>
          <w:bCs w:val="0"/>
          <w:u w:val="single"/>
        </w:rPr>
      </w:pPr>
      <w:r w:rsidRPr="1944A9E9" w:rsidR="1E4414B3">
        <w:rPr>
          <w:b w:val="0"/>
          <w:bCs w:val="0"/>
          <w:u w:val="single"/>
        </w:rPr>
        <w:t>printf("Device Open Failed\n");</w:t>
      </w:r>
    </w:p>
    <w:p w:rsidR="1E4414B3" w:rsidP="1944A9E9" w:rsidRDefault="1E4414B3" w14:paraId="53CB490A" w14:textId="20D96F4D">
      <w:pPr>
        <w:pStyle w:val="Normal"/>
        <w:spacing w:after="0" w:afterAutospacing="off"/>
        <w:ind w:left="283"/>
        <w:jc w:val="left"/>
        <w:rPr>
          <w:b w:val="0"/>
          <w:bCs w:val="0"/>
          <w:u w:val="single"/>
        </w:rPr>
      </w:pPr>
      <w:r w:rsidRPr="1944A9E9" w:rsidR="1E4414B3">
        <w:rPr>
          <w:b w:val="0"/>
          <w:bCs w:val="0"/>
          <w:u w:val="single"/>
        </w:rPr>
        <w:t>return 1;</w:t>
      </w:r>
    </w:p>
    <w:p w:rsidR="1E4414B3" w:rsidP="1944A9E9" w:rsidRDefault="1E4414B3" w14:paraId="3B314716" w14:textId="270A32EA">
      <w:pPr>
        <w:pStyle w:val="Normal"/>
        <w:spacing w:after="0" w:afterAutospacing="off"/>
        <w:ind w:left="283"/>
        <w:jc w:val="left"/>
        <w:rPr>
          <w:b w:val="0"/>
          <w:bCs w:val="0"/>
          <w:u w:val="single"/>
        </w:rPr>
      </w:pPr>
      <w:r w:rsidRPr="1944A9E9" w:rsidR="1E4414B3">
        <w:rPr>
          <w:b w:val="0"/>
          <w:bCs w:val="0"/>
          <w:u w:val="single"/>
        </w:rPr>
        <w:t>}</w:t>
      </w:r>
    </w:p>
    <w:p w:rsidR="1E4414B3" w:rsidP="1944A9E9" w:rsidRDefault="1E4414B3" w14:paraId="5AE0CC27" w14:textId="4E00C207">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3E92EBC1" w14:textId="0560868D">
      <w:pPr>
        <w:pStyle w:val="Normal"/>
        <w:spacing w:after="0" w:afterAutospacing="off"/>
        <w:ind w:left="283"/>
        <w:jc w:val="left"/>
        <w:rPr>
          <w:b w:val="0"/>
          <w:bCs w:val="0"/>
          <w:u w:val="single"/>
        </w:rPr>
      </w:pPr>
      <w:r w:rsidRPr="1944A9E9" w:rsidR="1E4414B3">
        <w:rPr>
          <w:b w:val="0"/>
          <w:bCs w:val="0"/>
          <w:u w:val="single"/>
        </w:rPr>
        <w:t xml:space="preserve">size = (unsigned </w:t>
      </w:r>
      <w:r w:rsidRPr="1944A9E9" w:rsidR="1E4414B3">
        <w:rPr>
          <w:b w:val="0"/>
          <w:bCs w:val="0"/>
          <w:u w:val="single"/>
        </w:rPr>
        <w:t>long)write</w:t>
      </w:r>
      <w:r w:rsidRPr="1944A9E9" w:rsidR="1E4414B3">
        <w:rPr>
          <w:b w:val="0"/>
          <w:bCs w:val="0"/>
          <w:u w:val="single"/>
        </w:rPr>
        <w:t>(</w:t>
      </w:r>
      <w:r w:rsidRPr="1944A9E9" w:rsidR="1E4414B3">
        <w:rPr>
          <w:b w:val="0"/>
          <w:bCs w:val="0"/>
          <w:u w:val="single"/>
        </w:rPr>
        <w:t>fd,data,strlen</w:t>
      </w:r>
      <w:r w:rsidRPr="1944A9E9" w:rsidR="1E4414B3">
        <w:rPr>
          <w:b w:val="0"/>
          <w:bCs w:val="0"/>
          <w:u w:val="single"/>
        </w:rPr>
        <w:t>(data));</w:t>
      </w:r>
    </w:p>
    <w:p w:rsidR="1E4414B3" w:rsidP="1944A9E9" w:rsidRDefault="1E4414B3" w14:paraId="5D4F7F0D" w14:textId="20A92EAB">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11E06D50" w14:textId="61A4BC63">
      <w:pPr>
        <w:pStyle w:val="Normal"/>
        <w:spacing w:after="0" w:afterAutospacing="off"/>
        <w:ind w:left="283"/>
        <w:jc w:val="left"/>
        <w:rPr>
          <w:b w:val="0"/>
          <w:bCs w:val="0"/>
          <w:u w:val="single"/>
        </w:rPr>
      </w:pPr>
      <w:r w:rsidRPr="1944A9E9" w:rsidR="1E4414B3">
        <w:rPr>
          <w:b w:val="0"/>
          <w:bCs w:val="0"/>
          <w:u w:val="single"/>
        </w:rPr>
        <w:t>//</w:t>
      </w:r>
      <w:r>
        <w:tab/>
      </w:r>
      <w:r w:rsidRPr="1944A9E9" w:rsidR="1E4414B3">
        <w:rPr>
          <w:b w:val="0"/>
          <w:bCs w:val="0"/>
          <w:u w:val="single"/>
        </w:rPr>
        <w:t>printf("Bytes Written %d\</w:t>
      </w:r>
      <w:r w:rsidRPr="1944A9E9" w:rsidR="1E4414B3">
        <w:rPr>
          <w:b w:val="0"/>
          <w:bCs w:val="0"/>
          <w:u w:val="single"/>
        </w:rPr>
        <w:t>n",size</w:t>
      </w:r>
      <w:r w:rsidRPr="1944A9E9" w:rsidR="1E4414B3">
        <w:rPr>
          <w:b w:val="0"/>
          <w:bCs w:val="0"/>
          <w:u w:val="single"/>
        </w:rPr>
        <w:t>);</w:t>
      </w:r>
    </w:p>
    <w:p w:rsidR="1E4414B3" w:rsidP="1944A9E9" w:rsidRDefault="1E4414B3" w14:paraId="06D05974" w14:textId="4BE630FA">
      <w:pPr>
        <w:pStyle w:val="Normal"/>
        <w:spacing w:after="0" w:afterAutospacing="off"/>
        <w:ind w:left="283"/>
        <w:jc w:val="left"/>
        <w:rPr>
          <w:b w:val="0"/>
          <w:bCs w:val="0"/>
          <w:u w:val="single"/>
        </w:rPr>
      </w:pPr>
      <w:r w:rsidRPr="1944A9E9" w:rsidR="1E4414B3">
        <w:rPr>
          <w:b w:val="0"/>
          <w:bCs w:val="0"/>
          <w:u w:val="single"/>
        </w:rPr>
        <w:t xml:space="preserve"> </w:t>
      </w:r>
    </w:p>
    <w:p w:rsidR="1E4414B3" w:rsidP="1944A9E9" w:rsidRDefault="1E4414B3" w14:paraId="46EC3FD4" w14:textId="7D06E254">
      <w:pPr>
        <w:pStyle w:val="Normal"/>
        <w:spacing w:after="0" w:afterAutospacing="off"/>
        <w:ind w:left="283"/>
        <w:jc w:val="left"/>
        <w:rPr>
          <w:b w:val="0"/>
          <w:bCs w:val="0"/>
          <w:u w:val="single"/>
        </w:rPr>
      </w:pPr>
      <w:r w:rsidRPr="1944A9E9" w:rsidR="1E4414B3">
        <w:rPr>
          <w:b w:val="0"/>
          <w:bCs w:val="0"/>
          <w:u w:val="single"/>
        </w:rPr>
        <w:t>//</w:t>
      </w:r>
      <w:r>
        <w:tab/>
      </w:r>
      <w:r w:rsidRPr="1944A9E9" w:rsidR="1E4414B3">
        <w:rPr>
          <w:b w:val="0"/>
          <w:bCs w:val="0"/>
          <w:u w:val="single"/>
        </w:rPr>
        <w:t>bzero(data,20);</w:t>
      </w:r>
    </w:p>
    <w:p w:rsidR="1E4414B3" w:rsidP="1944A9E9" w:rsidRDefault="1E4414B3" w14:paraId="73ED6EDC" w14:textId="5447CFAB">
      <w:pPr>
        <w:pStyle w:val="Normal"/>
        <w:spacing w:after="0" w:afterAutospacing="off"/>
        <w:ind w:left="283"/>
        <w:jc w:val="left"/>
        <w:rPr>
          <w:b w:val="0"/>
          <w:bCs w:val="0"/>
          <w:u w:val="single"/>
        </w:rPr>
      </w:pPr>
    </w:p>
    <w:p w:rsidR="1E4414B3" w:rsidP="1944A9E9" w:rsidRDefault="1E4414B3" w14:paraId="0AE7F965" w14:textId="1CEAEF7E">
      <w:pPr>
        <w:pStyle w:val="Normal"/>
        <w:spacing w:after="0" w:afterAutospacing="off"/>
        <w:ind w:left="283"/>
        <w:jc w:val="left"/>
        <w:rPr>
          <w:b w:val="0"/>
          <w:bCs w:val="0"/>
          <w:u w:val="single"/>
        </w:rPr>
      </w:pPr>
      <w:r w:rsidRPr="1944A9E9" w:rsidR="1E4414B3">
        <w:rPr>
          <w:b w:val="0"/>
          <w:bCs w:val="0"/>
          <w:u w:val="single"/>
        </w:rPr>
        <w:t>close(</w:t>
      </w:r>
      <w:r w:rsidRPr="1944A9E9" w:rsidR="1E4414B3">
        <w:rPr>
          <w:b w:val="0"/>
          <w:bCs w:val="0"/>
          <w:u w:val="single"/>
        </w:rPr>
        <w:t>fd</w:t>
      </w:r>
      <w:r w:rsidRPr="1944A9E9" w:rsidR="1E4414B3">
        <w:rPr>
          <w:b w:val="0"/>
          <w:bCs w:val="0"/>
          <w:u w:val="single"/>
        </w:rPr>
        <w:t>);</w:t>
      </w:r>
    </w:p>
    <w:p w:rsidR="1E4414B3" w:rsidP="1944A9E9" w:rsidRDefault="1E4414B3" w14:paraId="528FEA1D" w14:textId="3D34475B">
      <w:pPr>
        <w:pStyle w:val="Normal"/>
        <w:spacing w:after="0" w:afterAutospacing="off"/>
        <w:ind w:left="283"/>
        <w:jc w:val="left"/>
        <w:rPr>
          <w:b w:val="0"/>
          <w:bCs w:val="0"/>
          <w:u w:val="single"/>
        </w:rPr>
      </w:pPr>
      <w:r w:rsidRPr="1944A9E9" w:rsidR="1E4414B3">
        <w:rPr>
          <w:b w:val="0"/>
          <w:bCs w:val="0"/>
          <w:u w:val="single"/>
        </w:rPr>
        <w:t>}</w:t>
      </w:r>
      <w:r>
        <w:tab/>
      </w:r>
    </w:p>
    <w:p w:rsidR="1944A9E9" w:rsidP="1944A9E9" w:rsidRDefault="1944A9E9" w14:paraId="7D78C016" w14:textId="0F3094EE">
      <w:pPr>
        <w:pStyle w:val="Normal"/>
        <w:spacing w:after="0" w:afterAutospacing="off"/>
        <w:ind w:left="0"/>
        <w:jc w:val="left"/>
        <w:rPr>
          <w:b w:val="1"/>
          <w:bCs w:val="1"/>
          <w:u w:val="single"/>
        </w:rPr>
      </w:pPr>
    </w:p>
    <w:p w:rsidR="1944A9E9" w:rsidP="1944A9E9" w:rsidRDefault="1944A9E9" w14:paraId="36231156" w14:textId="557F465E">
      <w:pPr>
        <w:pStyle w:val="Normal"/>
        <w:spacing w:after="0" w:afterAutospacing="off"/>
        <w:ind w:left="0"/>
        <w:jc w:val="left"/>
        <w:rPr>
          <w:b w:val="1"/>
          <w:bCs w:val="1"/>
          <w:u w:val="single"/>
        </w:rPr>
      </w:pP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QpWJOVSl" int2:invalidationBookmarkName="" int2:hashCode="LBYEDWLgGj27Lv" int2:id="46dzxXox">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1abfa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885a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9077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af37c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6525c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6ed2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ed98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1f3a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4271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79394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b88bd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99bf4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2d87b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56ba5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d12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311c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67e8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59c30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18c0a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B59F3B"/>
    <w:rsid w:val="0015AA6C"/>
    <w:rsid w:val="004B3689"/>
    <w:rsid w:val="0085F3CF"/>
    <w:rsid w:val="009810E6"/>
    <w:rsid w:val="00D433C8"/>
    <w:rsid w:val="00D71CA5"/>
    <w:rsid w:val="0134AF11"/>
    <w:rsid w:val="01C35823"/>
    <w:rsid w:val="01C77C01"/>
    <w:rsid w:val="0212E705"/>
    <w:rsid w:val="022400FF"/>
    <w:rsid w:val="02410D6E"/>
    <w:rsid w:val="02436B4E"/>
    <w:rsid w:val="0268135A"/>
    <w:rsid w:val="026B7FC9"/>
    <w:rsid w:val="028C1563"/>
    <w:rsid w:val="0382D74B"/>
    <w:rsid w:val="0388E63F"/>
    <w:rsid w:val="04271DB6"/>
    <w:rsid w:val="0427E5C4"/>
    <w:rsid w:val="05157407"/>
    <w:rsid w:val="054F56BD"/>
    <w:rsid w:val="066AAF4A"/>
    <w:rsid w:val="073EF0EC"/>
    <w:rsid w:val="07A10B62"/>
    <w:rsid w:val="07C47985"/>
    <w:rsid w:val="083A211C"/>
    <w:rsid w:val="0879B56E"/>
    <w:rsid w:val="0938EA36"/>
    <w:rsid w:val="0A0BE981"/>
    <w:rsid w:val="0A21A6D1"/>
    <w:rsid w:val="0A98E01E"/>
    <w:rsid w:val="0ABD7473"/>
    <w:rsid w:val="0B71C1DE"/>
    <w:rsid w:val="0B8CFC3B"/>
    <w:rsid w:val="0BD9CD7C"/>
    <w:rsid w:val="0BF939B2"/>
    <w:rsid w:val="0BFCB50C"/>
    <w:rsid w:val="0C8999A9"/>
    <w:rsid w:val="0CB98F8F"/>
    <w:rsid w:val="0CCD61A8"/>
    <w:rsid w:val="0DCF0BEC"/>
    <w:rsid w:val="0E228363"/>
    <w:rsid w:val="0EAA04B0"/>
    <w:rsid w:val="0ECA8290"/>
    <w:rsid w:val="10C6AC44"/>
    <w:rsid w:val="10F15FB3"/>
    <w:rsid w:val="111072D4"/>
    <w:rsid w:val="1143FC1B"/>
    <w:rsid w:val="120AE04D"/>
    <w:rsid w:val="12F0EDA7"/>
    <w:rsid w:val="13247C8A"/>
    <w:rsid w:val="13523D68"/>
    <w:rsid w:val="1355FD5F"/>
    <w:rsid w:val="14F742F1"/>
    <w:rsid w:val="155E4DE5"/>
    <w:rsid w:val="163454F4"/>
    <w:rsid w:val="1639FA6A"/>
    <w:rsid w:val="167E6B96"/>
    <w:rsid w:val="16C8A2D4"/>
    <w:rsid w:val="172D42A8"/>
    <w:rsid w:val="17980F16"/>
    <w:rsid w:val="1944A9E9"/>
    <w:rsid w:val="19678FBE"/>
    <w:rsid w:val="196BF5B6"/>
    <w:rsid w:val="19ABE4B0"/>
    <w:rsid w:val="19C175A5"/>
    <w:rsid w:val="1A557511"/>
    <w:rsid w:val="1B146CC6"/>
    <w:rsid w:val="1C138B77"/>
    <w:rsid w:val="1C2B1100"/>
    <w:rsid w:val="1CA4E1BE"/>
    <w:rsid w:val="1D07A4CF"/>
    <w:rsid w:val="1D5C5772"/>
    <w:rsid w:val="1D695FCA"/>
    <w:rsid w:val="1D7A5809"/>
    <w:rsid w:val="1D7A71B5"/>
    <w:rsid w:val="1DA423D8"/>
    <w:rsid w:val="1DD3B0FD"/>
    <w:rsid w:val="1DD7FD3D"/>
    <w:rsid w:val="1E4414B3"/>
    <w:rsid w:val="1E7F55D3"/>
    <w:rsid w:val="1EC773F0"/>
    <w:rsid w:val="1F05302B"/>
    <w:rsid w:val="1F62B1C2"/>
    <w:rsid w:val="1F668A27"/>
    <w:rsid w:val="1F6F815E"/>
    <w:rsid w:val="1FC63D0A"/>
    <w:rsid w:val="21036439"/>
    <w:rsid w:val="210B51BF"/>
    <w:rsid w:val="210C1594"/>
    <w:rsid w:val="21BACF9A"/>
    <w:rsid w:val="21F7272C"/>
    <w:rsid w:val="22036F63"/>
    <w:rsid w:val="2223A890"/>
    <w:rsid w:val="224DC92C"/>
    <w:rsid w:val="22C266FF"/>
    <w:rsid w:val="22FDDDCC"/>
    <w:rsid w:val="231AC582"/>
    <w:rsid w:val="23399E99"/>
    <w:rsid w:val="2422FFAD"/>
    <w:rsid w:val="24EE9757"/>
    <w:rsid w:val="252AD5F3"/>
    <w:rsid w:val="26D327E5"/>
    <w:rsid w:val="26EE79D6"/>
    <w:rsid w:val="2709A102"/>
    <w:rsid w:val="276DC3A7"/>
    <w:rsid w:val="2772A5BD"/>
    <w:rsid w:val="278529F3"/>
    <w:rsid w:val="27D6D9BC"/>
    <w:rsid w:val="281EDF8E"/>
    <w:rsid w:val="28219700"/>
    <w:rsid w:val="284FD084"/>
    <w:rsid w:val="28DCA5AD"/>
    <w:rsid w:val="2A71767B"/>
    <w:rsid w:val="2B7D0A54"/>
    <w:rsid w:val="2B9CFFC1"/>
    <w:rsid w:val="2CB38347"/>
    <w:rsid w:val="2D001BDC"/>
    <w:rsid w:val="2D289EFC"/>
    <w:rsid w:val="2D39D9D3"/>
    <w:rsid w:val="2DBDB7F3"/>
    <w:rsid w:val="2DED9E05"/>
    <w:rsid w:val="2E80A75E"/>
    <w:rsid w:val="2F80C312"/>
    <w:rsid w:val="30FDB55D"/>
    <w:rsid w:val="31217589"/>
    <w:rsid w:val="31BBDF88"/>
    <w:rsid w:val="31CD1A5F"/>
    <w:rsid w:val="31D539BB"/>
    <w:rsid w:val="31F5DB6F"/>
    <w:rsid w:val="325D4907"/>
    <w:rsid w:val="3263ECF6"/>
    <w:rsid w:val="32C95D0C"/>
    <w:rsid w:val="32EFD312"/>
    <w:rsid w:val="3397E080"/>
    <w:rsid w:val="33EE9C2C"/>
    <w:rsid w:val="34931701"/>
    <w:rsid w:val="34D0ADCF"/>
    <w:rsid w:val="34F0C848"/>
    <w:rsid w:val="34F52E40"/>
    <w:rsid w:val="350B91A9"/>
    <w:rsid w:val="358A6C8D"/>
    <w:rsid w:val="367290E6"/>
    <w:rsid w:val="3686D72D"/>
    <w:rsid w:val="36DCA8A9"/>
    <w:rsid w:val="3713EB51"/>
    <w:rsid w:val="37494C9E"/>
    <w:rsid w:val="37E6CC1A"/>
    <w:rsid w:val="3828690A"/>
    <w:rsid w:val="385A1C49"/>
    <w:rsid w:val="38847A00"/>
    <w:rsid w:val="398834A0"/>
    <w:rsid w:val="398AE7E4"/>
    <w:rsid w:val="3A6EFEDB"/>
    <w:rsid w:val="3B38A132"/>
    <w:rsid w:val="3CBEBDDB"/>
    <w:rsid w:val="3CDC4641"/>
    <w:rsid w:val="3D1E2D2C"/>
    <w:rsid w:val="3DB26628"/>
    <w:rsid w:val="3E2A9833"/>
    <w:rsid w:val="3E453A15"/>
    <w:rsid w:val="3E9E3B95"/>
    <w:rsid w:val="3EA0D530"/>
    <w:rsid w:val="3EB3633F"/>
    <w:rsid w:val="3F22A3B2"/>
    <w:rsid w:val="3FA5D2FA"/>
    <w:rsid w:val="3FB52DBD"/>
    <w:rsid w:val="3FF2E9F8"/>
    <w:rsid w:val="400874E6"/>
    <w:rsid w:val="406D48FD"/>
    <w:rsid w:val="40DB28F8"/>
    <w:rsid w:val="41198EE0"/>
    <w:rsid w:val="417D1A28"/>
    <w:rsid w:val="42B55F41"/>
    <w:rsid w:val="4374F41A"/>
    <w:rsid w:val="446B541E"/>
    <w:rsid w:val="455CB273"/>
    <w:rsid w:val="45F1E219"/>
    <w:rsid w:val="45F4ED89"/>
    <w:rsid w:val="46218664"/>
    <w:rsid w:val="4660D230"/>
    <w:rsid w:val="46D60416"/>
    <w:rsid w:val="47BDEFC5"/>
    <w:rsid w:val="4856AC44"/>
    <w:rsid w:val="4926F85A"/>
    <w:rsid w:val="49324FC7"/>
    <w:rsid w:val="4977B09F"/>
    <w:rsid w:val="498C39B3"/>
    <w:rsid w:val="4A1518E0"/>
    <w:rsid w:val="4A210F0C"/>
    <w:rsid w:val="4AAEDFEA"/>
    <w:rsid w:val="4AE860C5"/>
    <w:rsid w:val="4B6DE166"/>
    <w:rsid w:val="4B9CAE90"/>
    <w:rsid w:val="4BCD5C76"/>
    <w:rsid w:val="4C139134"/>
    <w:rsid w:val="4C40DDAD"/>
    <w:rsid w:val="4C642F0D"/>
    <w:rsid w:val="4D0EB739"/>
    <w:rsid w:val="4D6E0EED"/>
    <w:rsid w:val="4DA45A68"/>
    <w:rsid w:val="4DF802BB"/>
    <w:rsid w:val="4DFAB3EF"/>
    <w:rsid w:val="4E1D39EC"/>
    <w:rsid w:val="4E975DFD"/>
    <w:rsid w:val="4FA47B23"/>
    <w:rsid w:val="4FE632BA"/>
    <w:rsid w:val="51ACCBA9"/>
    <w:rsid w:val="526AA1DF"/>
    <w:rsid w:val="52816218"/>
    <w:rsid w:val="52FB850C"/>
    <w:rsid w:val="53BF45FE"/>
    <w:rsid w:val="53D96A7A"/>
    <w:rsid w:val="546D07A7"/>
    <w:rsid w:val="549151E7"/>
    <w:rsid w:val="55D041D8"/>
    <w:rsid w:val="55F10334"/>
    <w:rsid w:val="56525DBF"/>
    <w:rsid w:val="56A26FE2"/>
    <w:rsid w:val="56FBC8D6"/>
    <w:rsid w:val="578F8EE6"/>
    <w:rsid w:val="57B5CDD2"/>
    <w:rsid w:val="57C274CA"/>
    <w:rsid w:val="57D6636C"/>
    <w:rsid w:val="582381E5"/>
    <w:rsid w:val="58EDAE44"/>
    <w:rsid w:val="5942B215"/>
    <w:rsid w:val="5955E53D"/>
    <w:rsid w:val="597233CD"/>
    <w:rsid w:val="59BA4458"/>
    <w:rsid w:val="59DCF87E"/>
    <w:rsid w:val="59F5F186"/>
    <w:rsid w:val="5A4F6BE9"/>
    <w:rsid w:val="5A5DA503"/>
    <w:rsid w:val="5A5FC210"/>
    <w:rsid w:val="5A95D223"/>
    <w:rsid w:val="5ACDD397"/>
    <w:rsid w:val="5BBE6749"/>
    <w:rsid w:val="5D9762D2"/>
    <w:rsid w:val="5D99B87F"/>
    <w:rsid w:val="5DB37F8C"/>
    <w:rsid w:val="5DFC6B3A"/>
    <w:rsid w:val="5E4D9276"/>
    <w:rsid w:val="5E5ECD4D"/>
    <w:rsid w:val="5EE0BAC0"/>
    <w:rsid w:val="5EE3C740"/>
    <w:rsid w:val="5F694346"/>
    <w:rsid w:val="5FDC933B"/>
    <w:rsid w:val="5FE17551"/>
    <w:rsid w:val="606226B4"/>
    <w:rsid w:val="61C99D47"/>
    <w:rsid w:val="61F57121"/>
    <w:rsid w:val="622C2D0F"/>
    <w:rsid w:val="635C71AA"/>
    <w:rsid w:val="6365417B"/>
    <w:rsid w:val="636B7109"/>
    <w:rsid w:val="647E5159"/>
    <w:rsid w:val="649C4B73"/>
    <w:rsid w:val="64B59F3B"/>
    <w:rsid w:val="6508ED8A"/>
    <w:rsid w:val="65252FD7"/>
    <w:rsid w:val="654354E8"/>
    <w:rsid w:val="6567E8A3"/>
    <w:rsid w:val="664889E7"/>
    <w:rsid w:val="667DBD1E"/>
    <w:rsid w:val="66F884DB"/>
    <w:rsid w:val="670ABBD1"/>
    <w:rsid w:val="676CC7B3"/>
    <w:rsid w:val="67B18C23"/>
    <w:rsid w:val="67F549EE"/>
    <w:rsid w:val="689C822A"/>
    <w:rsid w:val="689DDA94"/>
    <w:rsid w:val="68C68C3F"/>
    <w:rsid w:val="69482700"/>
    <w:rsid w:val="694CF939"/>
    <w:rsid w:val="69987432"/>
    <w:rsid w:val="699D99FD"/>
    <w:rsid w:val="69F0FEB7"/>
    <w:rsid w:val="6A0E9E67"/>
    <w:rsid w:val="6A3ADAC1"/>
    <w:rsid w:val="6A48C756"/>
    <w:rsid w:val="6A4D94F1"/>
    <w:rsid w:val="6ACACF04"/>
    <w:rsid w:val="6AE37CF9"/>
    <w:rsid w:val="6B4BB091"/>
    <w:rsid w:val="6BB61879"/>
    <w:rsid w:val="6BCF40D6"/>
    <w:rsid w:val="6BE64790"/>
    <w:rsid w:val="6CC2304B"/>
    <w:rsid w:val="6CFD71FC"/>
    <w:rsid w:val="6D28A9FB"/>
    <w:rsid w:val="6D7E81B5"/>
    <w:rsid w:val="6D8535B3"/>
    <w:rsid w:val="6DDE67EC"/>
    <w:rsid w:val="6EC560BC"/>
    <w:rsid w:val="6EEDB93B"/>
    <w:rsid w:val="6F2EF613"/>
    <w:rsid w:val="6F49BBBA"/>
    <w:rsid w:val="6F4EF975"/>
    <w:rsid w:val="7143B8B5"/>
    <w:rsid w:val="7164A517"/>
    <w:rsid w:val="732B53E6"/>
    <w:rsid w:val="7551DC6E"/>
    <w:rsid w:val="756FBAA9"/>
    <w:rsid w:val="757F6925"/>
    <w:rsid w:val="75850F3A"/>
    <w:rsid w:val="759469FD"/>
    <w:rsid w:val="75F3E5F8"/>
    <w:rsid w:val="76156F31"/>
    <w:rsid w:val="76DE058F"/>
    <w:rsid w:val="77BCDA52"/>
    <w:rsid w:val="7846C3B3"/>
    <w:rsid w:val="7871AC59"/>
    <w:rsid w:val="7933E796"/>
    <w:rsid w:val="7977AF95"/>
    <w:rsid w:val="799A956A"/>
    <w:rsid w:val="799E3BF9"/>
    <w:rsid w:val="7A15A651"/>
    <w:rsid w:val="7A4280DC"/>
    <w:rsid w:val="7AE1CA4F"/>
    <w:rsid w:val="7AE34F6E"/>
    <w:rsid w:val="7B25D1A9"/>
    <w:rsid w:val="7B3F4D45"/>
    <w:rsid w:val="7B521EEB"/>
    <w:rsid w:val="7B72F258"/>
    <w:rsid w:val="7B9CB44D"/>
    <w:rsid w:val="7C01BEAB"/>
    <w:rsid w:val="7C169F2E"/>
    <w:rsid w:val="7C377509"/>
    <w:rsid w:val="7C4E0B5C"/>
    <w:rsid w:val="7C56ECE8"/>
    <w:rsid w:val="7CCD42DB"/>
    <w:rsid w:val="7CD123A9"/>
    <w:rsid w:val="7D19A4BA"/>
    <w:rsid w:val="7D75BBA6"/>
    <w:rsid w:val="7D8AF71B"/>
    <w:rsid w:val="7DFCE5C2"/>
    <w:rsid w:val="7EBEB982"/>
    <w:rsid w:val="7F6DA73C"/>
    <w:rsid w:val="7FA32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2F1F4"/>
  <w15:chartTrackingRefBased/>
  <w15:docId w15:val="{52D6E017-E207-411A-A07C-6CEDBA316C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youtube.com/watch?v=pkMg_df8gHs" TargetMode="External" Id="R146e936725494119" /><Relationship Type="http://schemas.openxmlformats.org/officeDocument/2006/relationships/image" Target="/media/image.png" Id="R130673e1f70f4011" /><Relationship Type="http://schemas.openxmlformats.org/officeDocument/2006/relationships/hyperlink" Target="https://www.youtube.com/watch?v=3RmIVDgPmGk" TargetMode="External" Id="Ra24dba653dfd4c22" /><Relationship Type="http://schemas.openxmlformats.org/officeDocument/2006/relationships/image" Target="/media/image3.png" Id="R8b221eaab9114b0d" /><Relationship Type="http://schemas.openxmlformats.org/officeDocument/2006/relationships/image" Target="/media/image4.png" Id="Rb8d7f774652e418b" /><Relationship Type="http://schemas.openxmlformats.org/officeDocument/2006/relationships/hyperlink" Target="https://github.com/torvalds/linux" TargetMode="External" Id="R9f931ecac9294d86" /><Relationship Type="http://schemas.openxmlformats.org/officeDocument/2006/relationships/hyperlink" Target="mailto:&lt;csathish.micro@gmail.com" TargetMode="External" Id="Rb65e20f1ac3e43fa" /><Relationship Type="http://schemas.openxmlformats.org/officeDocument/2006/relationships/hyperlink" Target="mailto:&lt;csathish.micro@gmail.com" TargetMode="External" Id="R5576466a8f7d4041" /><Relationship Type="http://schemas.openxmlformats.org/officeDocument/2006/relationships/hyperlink" Target="mailto:&lt;csathish.micro@gmail.com" TargetMode="External" Id="R710d84dae2774790" /><Relationship Type="http://schemas.microsoft.com/office/2020/10/relationships/intelligence" Target="/word/intelligence2.xml" Id="Rc3b631ccc30a493c" /><Relationship Type="http://schemas.openxmlformats.org/officeDocument/2006/relationships/numbering" Target="/word/numbering.xml" Id="R4f9611f85a554962" /><Relationship Type="http://schemas.openxmlformats.org/officeDocument/2006/relationships/image" Target="/media/image5.png" Id="Rf47558c127774fc6" /><Relationship Type="http://schemas.openxmlformats.org/officeDocument/2006/relationships/image" Target="/media/image8.png" Id="Ra039e503036c40db" /><Relationship Type="http://schemas.openxmlformats.org/officeDocument/2006/relationships/image" Target="/media/image9.png" Id="R22066f9f26614f62" /><Relationship Type="http://schemas.openxmlformats.org/officeDocument/2006/relationships/image" Target="/media/imagea.png" Id="R89be5089f6b44f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Harini Thiyagarajan</dc:creator>
  <keywords/>
  <dc:description/>
  <lastModifiedBy>Upputuri Somanadh</lastModifiedBy>
  <revision>8</revision>
  <dcterms:created xsi:type="dcterms:W3CDTF">2023-02-14T06:54:28.5790682Z</dcterms:created>
  <dcterms:modified xsi:type="dcterms:W3CDTF">2023-04-10T11:14:49.2098834Z</dcterms:modified>
</coreProperties>
</file>